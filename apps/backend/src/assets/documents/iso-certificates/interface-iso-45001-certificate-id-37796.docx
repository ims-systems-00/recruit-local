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1C0136" w:rsidRDefault="003C400D" w:rsidP="001C0136">
      <w:pPr>
        <w:spacing w:line="240" w:lineRule="auto"/>
        <w:ind w:left="284"/>
        <w:rPr>
          <w:rFonts w:ascii="Inter" w:hAnsi="Inter"/>
          <w:color w:val="073B4C"/>
        </w:rPr>
      </w:pPr>
    </w:p>
    <w:p w14:paraId="5BD2B5DF" w14:textId="274A8ECC" w:rsidR="00427B71" w:rsidRPr="001C0136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10301F50" w14:textId="6D9F817C" w:rsidR="00427B71" w:rsidRPr="001C0136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3666BA3E" w14:textId="55B3F9C5" w:rsidR="00525E1D" w:rsidRPr="001C0136" w:rsidRDefault="00525E1D" w:rsidP="001C0136">
      <w:pPr>
        <w:spacing w:after="0" w:line="240" w:lineRule="auto"/>
        <w:ind w:left="284"/>
        <w:rPr>
          <w:rFonts w:ascii="Inter" w:hAnsi="Inter" w:cs="Aptos Display"/>
          <w:color w:val="073B4C"/>
          <w:sz w:val="42"/>
          <w:szCs w:val="42"/>
        </w:rPr>
      </w:pPr>
    </w:p>
    <w:p w14:paraId="22F3206F" w14:textId="323A72D0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1F0F69FC" w14:textId="32F3066F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6016C729" w14:textId="231E00D8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0319CEBA" w14:textId="1917F3A9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2A9B1E32" w14:textId="47B05D46" w:rsidR="00271D52" w:rsidRPr="001C0136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4C89568D" w14:textId="5A6AEEF8" w:rsidR="00271D52" w:rsidRPr="001C0136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4F6C5394" w14:textId="77777777" w:rsidR="001C0136" w:rsidRPr="001C0136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1C0136">
        <w:rPr>
          <w:rFonts w:ascii="Inter" w:hAnsi="Inter" w:cs="Calibri Light"/>
          <w:color w:val="073B4C"/>
        </w:rPr>
        <w:t xml:space="preserve">    </w:t>
      </w:r>
    </w:p>
    <w:p w14:paraId="72199EAC" w14:textId="77777777" w:rsidR="001C0136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1C0136">
        <w:rPr>
          <w:rFonts w:ascii="Inter" w:hAnsi="Inter" w:cs="Calibri Light"/>
          <w:color w:val="073B4C"/>
        </w:rPr>
        <w:t xml:space="preserve">    </w:t>
      </w:r>
    </w:p>
    <w:p w14:paraId="16616C2D" w14:textId="15DDD119" w:rsidR="006901F2" w:rsidRPr="00F07FB0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</w:rPr>
        <w:t xml:space="preserve">    </w:t>
      </w:r>
      <w:r w:rsidR="006901F2" w:rsidRPr="00F07FB0">
        <w:rPr>
          <w:rFonts w:ascii="Inter" w:hAnsi="Inter" w:cs="Calibri Light"/>
          <w:color w:val="073B4C"/>
          <w:sz w:val="20"/>
          <w:szCs w:val="20"/>
        </w:rPr>
        <w:t>This is to certify that:</w:t>
      </w:r>
    </w:p>
    <w:p w14:paraId="66E60D34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20"/>
        </w:rPr>
      </w:pPr>
    </w:p>
    <w:p w14:paraId="0C465D52" w14:textId="40373288" w:rsidR="002E2D09" w:rsidRDefault="002E2D09" w:rsidP="00DB2461">
      <w:pPr>
        <w:spacing w:after="0" w:line="240" w:lineRule="auto"/>
        <w:ind w:left="284"/>
        <w:rPr>
          <w:rFonts w:ascii="Inter" w:hAnsi="Inter"/>
          <w:b/>
          <w:color w:val="073B4C"/>
        </w:rPr>
      </w:pPr>
      <w:r>
        <w:rPr>
          <w:rFonts w:ascii="Inter" w:hAnsi="Inter"/>
          <w:b/>
          <w:color w:val="073B4C"/>
        </w:rPr>
        <w:fldChar w:fldCharType="begin"/>
      </w:r>
      <w:r>
        <w:rPr>
          <w:rFonts w:ascii="Inter" w:hAnsi="Inter"/>
          <w:b/>
          <w:color w:val="073B4C"/>
        </w:rPr>
        <w:instrText xml:space="preserve"> DOCPROPERTY  "MFiles_PG03081CE9475F4DE992CC553A2DDFBE0Bn1_PG27BD0FE224934EB1A6AA3AF5631FB7B2"  \* MERGEFORMAT </w:instrText>
      </w:r>
      <w:r>
        <w:rPr>
          <w:rFonts w:ascii="Inter" w:hAnsi="Inter"/>
          <w:b/>
          <w:color w:val="073B4C"/>
        </w:rPr>
        <w:fldChar w:fldCharType="separate"/>
      </w:r>
      <w:r w:rsidR="00394BC9">
        <w:rPr>
          <w:rFonts w:ascii="Inter" w:hAnsi="Inter"/>
          <w:b/>
          <w:color w:val="073B4C"/>
        </w:rPr>
        <w:t>[Related ISO Certificate Holder]</w:t>
      </w:r>
      <w:r>
        <w:rPr>
          <w:rFonts w:ascii="Inter" w:hAnsi="Inter"/>
          <w:b/>
          <w:color w:val="073B4C"/>
        </w:rPr>
        <w:fldChar w:fldCharType="end"/>
      </w:r>
    </w:p>
    <w:p w14:paraId="0771CD6A" w14:textId="77777777" w:rsidR="00394BC9" w:rsidRDefault="00394BC9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0230855D" w14:textId="5BACD044" w:rsidR="002E2D09" w:rsidRDefault="002E2D09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"MFiles_PG03081CE9475F4DE992CC553A2DDFBE0Bn1_PG66B78EE1CC5A436C889C33A5CDD5DF2B"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color w:val="073B4C"/>
          <w:sz w:val="20"/>
          <w:szCs w:val="20"/>
        </w:rPr>
        <w:t>[Address (line 1)]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  <w:r>
        <w:rPr>
          <w:rFonts w:ascii="Inter" w:hAnsi="Inter" w:cs="Calibri Light"/>
          <w:color w:val="073B4C"/>
          <w:sz w:val="20"/>
          <w:szCs w:val="20"/>
        </w:rPr>
        <w:t xml:space="preserve"> </w:t>
      </w:r>
    </w:p>
    <w:p w14:paraId="04B2CD0F" w14:textId="2309E0D2" w:rsidR="002E2D09" w:rsidRDefault="002E2D09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"MFiles_PG03081CE9475F4DE992CC553A2DDFBE0Bn1_PG3AC5DB4D3EE7446A84C7E138E55E8952"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color w:val="073B4C"/>
          <w:sz w:val="20"/>
          <w:szCs w:val="20"/>
        </w:rPr>
        <w:t>[Address (line 2)]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2D021416" w14:textId="75C9EF19" w:rsidR="002E2D09" w:rsidRDefault="002E2D09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"MFiles_PG03081CE9475F4DE992CC553A2DDFBE0Bn1_PGF251E162740242C88F7FF5252340EAC6"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color w:val="073B4C"/>
          <w:sz w:val="20"/>
          <w:szCs w:val="20"/>
        </w:rPr>
        <w:t>[Address (line 3)]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27D73641" w14:textId="4AC0F7B8" w:rsidR="002E2D09" w:rsidRDefault="002E2D09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"MFiles_PG03081CE9475F4DE992CC553A2DDFBE0Bn1_PG5A1C9EDE5492470A8D51762AC5870348"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color w:val="073B4C"/>
          <w:sz w:val="20"/>
          <w:szCs w:val="20"/>
        </w:rPr>
        <w:t>[City]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7F26D118" w14:textId="6B3F44C9" w:rsidR="002E2D09" w:rsidRDefault="002E2D09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"MFiles_PG03081CE9475F4DE992CC553A2DDFBE0Bn1_PGB4E103ACA9E04EBD914E219B8EA0E47F"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color w:val="073B4C"/>
          <w:sz w:val="20"/>
          <w:szCs w:val="20"/>
        </w:rPr>
        <w:t>[County]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18448653" w14:textId="03460565" w:rsidR="002E2D09" w:rsidRDefault="002E2D09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"MFiles_PG03081CE9475F4DE992CC553A2DDFBE0Bn1_PG89644B04E30C4B2FADDC6DEF66A7DBDF"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color w:val="073B4C"/>
          <w:sz w:val="20"/>
          <w:szCs w:val="20"/>
        </w:rPr>
        <w:t>[Post Code]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51583A08" w14:textId="16035E43" w:rsidR="002E2D09" w:rsidRDefault="002E2D09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"MFiles_PG03081CE9475F4DE992CC553A2DDFBE0Bn1_PG181E7F4A25834341B5E91C28E36D59F6"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color w:val="073B4C"/>
          <w:sz w:val="20"/>
          <w:szCs w:val="20"/>
        </w:rPr>
        <w:t>[Country]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587012A3" w14:textId="07F5F7CF" w:rsidR="006901F2" w:rsidRPr="00F07FB0" w:rsidRDefault="006901F2" w:rsidP="002E2D09">
      <w:pPr>
        <w:spacing w:after="0" w:line="240" w:lineRule="auto"/>
        <w:rPr>
          <w:rFonts w:ascii="Inter" w:hAnsi="Inter" w:cs="Calibri Light"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 xml:space="preserve"> </w:t>
      </w:r>
    </w:p>
    <w:p w14:paraId="433A8671" w14:textId="77777777" w:rsidR="006901F2" w:rsidRPr="001C0136" w:rsidRDefault="006901F2" w:rsidP="001C0136">
      <w:pPr>
        <w:pStyle w:val="BodyText"/>
        <w:ind w:left="284"/>
        <w:rPr>
          <w:rFonts w:ascii="Inter" w:hAnsi="Inter" w:cs="Calibri Light"/>
          <w:color w:val="073B4C"/>
          <w:sz w:val="24"/>
          <w:szCs w:val="24"/>
        </w:rPr>
      </w:pPr>
    </w:p>
    <w:p w14:paraId="37447132" w14:textId="3B1168E1" w:rsidR="006901F2" w:rsidRPr="00F07FB0" w:rsidRDefault="006901F2" w:rsidP="001C0136">
      <w:pPr>
        <w:spacing w:line="240" w:lineRule="auto"/>
        <w:ind w:left="284"/>
        <w:rPr>
          <w:rFonts w:ascii="Inter" w:hAnsi="Inter"/>
          <w:b/>
          <w:bCs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>Holds Certificate No:</w:t>
      </w:r>
      <w:r w:rsidRPr="00F07FB0">
        <w:rPr>
          <w:rFonts w:ascii="Inter" w:hAnsi="Inter"/>
          <w:color w:val="073B4C"/>
          <w:sz w:val="20"/>
          <w:szCs w:val="20"/>
        </w:rPr>
        <w:t xml:space="preserve"> </w:t>
      </w:r>
      <w:r w:rsidR="002E2D09">
        <w:rPr>
          <w:rFonts w:ascii="Inter" w:hAnsi="Inter"/>
          <w:b/>
          <w:bCs/>
          <w:color w:val="073B4C"/>
          <w:sz w:val="20"/>
          <w:szCs w:val="20"/>
        </w:rPr>
        <w:fldChar w:fldCharType="begin"/>
      </w:r>
      <w:r w:rsidR="002E2D09">
        <w:rPr>
          <w:rFonts w:ascii="Inter" w:hAnsi="Inter"/>
          <w:b/>
          <w:bCs/>
          <w:color w:val="073B4C"/>
          <w:sz w:val="20"/>
          <w:szCs w:val="20"/>
        </w:rPr>
        <w:instrText xml:space="preserve"> DOCPROPERTY  "MFiles_PG9197AEF98C1A4A63885BD648FADA6171n1_PG10E6986151A549AC8223DC56732DA9ED"  \* MERGEFORMAT </w:instrText>
      </w:r>
      <w:r w:rsidR="002E2D09">
        <w:rPr>
          <w:rFonts w:ascii="Inter" w:hAnsi="Inter"/>
          <w:b/>
          <w:bCs/>
          <w:color w:val="073B4C"/>
          <w:sz w:val="20"/>
          <w:szCs w:val="20"/>
        </w:rPr>
        <w:fldChar w:fldCharType="separate"/>
      </w:r>
      <w:r w:rsidR="00394BC9">
        <w:rPr>
          <w:rFonts w:ascii="Inter" w:hAnsi="Inter"/>
          <w:b/>
          <w:bCs/>
          <w:color w:val="073B4C"/>
          <w:sz w:val="20"/>
          <w:szCs w:val="20"/>
        </w:rPr>
        <w:t>[Certificate Number]</w:t>
      </w:r>
      <w:r w:rsidR="002E2D09">
        <w:rPr>
          <w:rFonts w:ascii="Inter" w:hAnsi="Inter"/>
          <w:b/>
          <w:bCs/>
          <w:color w:val="073B4C"/>
          <w:sz w:val="20"/>
          <w:szCs w:val="20"/>
        </w:rPr>
        <w:fldChar w:fldCharType="end"/>
      </w:r>
    </w:p>
    <w:p w14:paraId="57B76454" w14:textId="010C7C39" w:rsidR="006901F2" w:rsidRPr="00F07FB0" w:rsidRDefault="006901F2" w:rsidP="001C0136">
      <w:pPr>
        <w:pStyle w:val="Heading4"/>
        <w:spacing w:before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 xml:space="preserve">and operates a </w:t>
      </w:r>
      <w:r w:rsidR="00E71ABE">
        <w:rPr>
          <w:rFonts w:ascii="Inter" w:hAnsi="Inter" w:cs="Calibri Light"/>
          <w:color w:val="073B4C"/>
          <w:sz w:val="20"/>
          <w:szCs w:val="20"/>
        </w:rPr>
        <w:t xml:space="preserve">Health &amp; Safety 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Management System which complies with the requirements </w:t>
      </w:r>
      <w:r w:rsidR="0001423A">
        <w:rPr>
          <w:rFonts w:ascii="Inter" w:hAnsi="Inter" w:cs="Calibri Light"/>
          <w:color w:val="073B4C"/>
          <w:sz w:val="20"/>
          <w:szCs w:val="20"/>
        </w:rPr>
        <w:t>o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f ISO </w:t>
      </w:r>
      <w:r w:rsidR="00E71ABE">
        <w:rPr>
          <w:rFonts w:ascii="Inter" w:hAnsi="Inter" w:cs="Calibri Light"/>
          <w:color w:val="073B4C"/>
          <w:sz w:val="20"/>
          <w:szCs w:val="20"/>
        </w:rPr>
        <w:t>45</w:t>
      </w:r>
      <w:r w:rsidRPr="00F07FB0">
        <w:rPr>
          <w:rFonts w:ascii="Inter" w:hAnsi="Inter" w:cs="Calibri Light"/>
          <w:color w:val="073B4C"/>
          <w:sz w:val="20"/>
          <w:szCs w:val="20"/>
        </w:rPr>
        <w:t>001:201</w:t>
      </w:r>
      <w:r w:rsidR="00E71ABE">
        <w:rPr>
          <w:rFonts w:ascii="Inter" w:hAnsi="Inter" w:cs="Calibri Light"/>
          <w:color w:val="073B4C"/>
          <w:sz w:val="20"/>
          <w:szCs w:val="20"/>
        </w:rPr>
        <w:t>8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 for the following scope:</w:t>
      </w:r>
    </w:p>
    <w:p w14:paraId="69A65F36" w14:textId="77777777" w:rsidR="002E2D09" w:rsidRDefault="002E2D09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4C6057A4" w14:textId="3895E276" w:rsidR="00F74F86" w:rsidRPr="001C0136" w:rsidRDefault="002E2D09" w:rsidP="001C0136">
      <w:pPr>
        <w:pStyle w:val="BodyText"/>
        <w:ind w:left="284"/>
        <w:rPr>
          <w:rFonts w:ascii="Inter" w:hAnsi="Inter"/>
          <w:color w:val="073B4C"/>
          <w:sz w:val="17"/>
        </w:rPr>
      </w:pPr>
      <w:r>
        <w:rPr>
          <w:rFonts w:ascii="Inter" w:eastAsia="Aptos" w:hAnsi="Inter" w:cs="Calibri Light"/>
          <w:b/>
          <w:bCs/>
          <w:color w:val="073B4C"/>
          <w:kern w:val="3"/>
          <w:sz w:val="20"/>
          <w:szCs w:val="20"/>
          <w:lang w:val="en-GB"/>
        </w:rPr>
        <w:fldChar w:fldCharType="begin"/>
      </w:r>
      <w:r>
        <w:rPr>
          <w:rFonts w:ascii="Inter" w:eastAsia="Aptos" w:hAnsi="Inter" w:cs="Calibri Light"/>
          <w:b/>
          <w:bCs/>
          <w:color w:val="073B4C"/>
          <w:kern w:val="3"/>
          <w:sz w:val="20"/>
          <w:szCs w:val="20"/>
          <w:lang w:val="en-GB"/>
        </w:rPr>
        <w:instrText xml:space="preserve"> DOCPROPERTY  "MFiles_PG9197AEF98C1A4A63885BD648FADA6171n1_PG0D54DF1FD7D94B6F90E128BAB1116476"  \* MERGEFORMAT </w:instrText>
      </w:r>
      <w:r>
        <w:rPr>
          <w:rFonts w:ascii="Inter" w:eastAsia="Aptos" w:hAnsi="Inter" w:cs="Calibri Light"/>
          <w:b/>
          <w:bCs/>
          <w:color w:val="073B4C"/>
          <w:kern w:val="3"/>
          <w:sz w:val="20"/>
          <w:szCs w:val="20"/>
          <w:lang w:val="en-GB"/>
        </w:rPr>
        <w:fldChar w:fldCharType="separate"/>
      </w:r>
      <w:r w:rsidR="00394BC9">
        <w:rPr>
          <w:rFonts w:ascii="Inter" w:eastAsia="Aptos" w:hAnsi="Inter" w:cs="Calibri Light"/>
          <w:b/>
          <w:bCs/>
          <w:color w:val="073B4C"/>
          <w:kern w:val="3"/>
          <w:sz w:val="20"/>
          <w:szCs w:val="20"/>
          <w:lang w:val="en-GB"/>
        </w:rPr>
        <w:t>[ISO Certificate Scope]</w:t>
      </w:r>
      <w:r>
        <w:rPr>
          <w:rFonts w:ascii="Inter" w:eastAsia="Aptos" w:hAnsi="Inter" w:cs="Calibri Light"/>
          <w:b/>
          <w:bCs/>
          <w:color w:val="073B4C"/>
          <w:kern w:val="3"/>
          <w:sz w:val="20"/>
          <w:szCs w:val="20"/>
          <w:lang w:val="en-GB"/>
        </w:rPr>
        <w:fldChar w:fldCharType="end"/>
      </w:r>
    </w:p>
    <w:p w14:paraId="1C66D8C7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30970AF3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2D8BCD81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6757990D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26977F59" w14:textId="77777777" w:rsidR="006901F2" w:rsidRDefault="006901F2" w:rsidP="001C0136">
      <w:pPr>
        <w:spacing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 w:rsidRPr="00971DE4">
        <w:rPr>
          <w:rFonts w:ascii="Inter" w:hAnsi="Inter" w:cs="Calibri Light"/>
          <w:color w:val="073B4C"/>
          <w:sz w:val="20"/>
          <w:szCs w:val="20"/>
        </w:rPr>
        <w:t>For and on behalf of Interface NRM Ltd:</w:t>
      </w:r>
    </w:p>
    <w:p w14:paraId="09DC1EDA" w14:textId="77777777" w:rsidR="00F74F86" w:rsidRPr="00971DE4" w:rsidRDefault="00F74F86" w:rsidP="001C0136">
      <w:pPr>
        <w:spacing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1CFD3F9E" w14:textId="52719F40" w:rsidR="006901F2" w:rsidRDefault="00185DB6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  <w:r w:rsidRPr="00971DE4">
        <w:rPr>
          <w:rFonts w:ascii="Inter" w:hAnsi="Inter"/>
          <w:noProof/>
          <w:color w:val="073B4C"/>
          <w:sz w:val="20"/>
          <w:szCs w:val="20"/>
        </w:rPr>
        <w:drawing>
          <wp:inline distT="0" distB="0" distL="0" distR="0" wp14:anchorId="33D589A3" wp14:editId="2368C955">
            <wp:extent cx="1610436" cy="579744"/>
            <wp:effectExtent l="0" t="0" r="0" b="0"/>
            <wp:docPr id="37198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/>
                    <a:stretch/>
                  </pic:blipFill>
                  <pic:spPr bwMode="auto">
                    <a:xfrm>
                      <a:off x="0" y="0"/>
                      <a:ext cx="1629849" cy="58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75A7" w14:textId="77777777" w:rsidR="00F74F86" w:rsidRPr="00971DE4" w:rsidRDefault="00F74F86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</w:p>
    <w:p w14:paraId="1B2C60F6" w14:textId="6283122A" w:rsidR="006901F2" w:rsidRPr="00971DE4" w:rsidRDefault="00185DB6" w:rsidP="00F74F86">
      <w:pPr>
        <w:spacing w:after="0" w:line="240" w:lineRule="auto"/>
        <w:ind w:left="284"/>
        <w:rPr>
          <w:rFonts w:ascii="Inter" w:hAnsi="Inter"/>
          <w:b/>
          <w:color w:val="073B4C"/>
          <w:sz w:val="20"/>
          <w:szCs w:val="20"/>
        </w:rPr>
      </w:pPr>
      <w:r w:rsidRPr="00971DE4">
        <w:rPr>
          <w:rFonts w:ascii="Inter" w:hAnsi="Inter"/>
          <w:b/>
          <w:color w:val="073B4C"/>
          <w:sz w:val="20"/>
          <w:szCs w:val="20"/>
        </w:rPr>
        <w:t>Tim Barker</w:t>
      </w:r>
    </w:p>
    <w:p w14:paraId="5795D723" w14:textId="15631BD9" w:rsidR="00185DB6" w:rsidRPr="00971DE4" w:rsidRDefault="00185DB6" w:rsidP="00F74F86">
      <w:pPr>
        <w:spacing w:after="0" w:line="240" w:lineRule="auto"/>
        <w:ind w:left="284"/>
        <w:rPr>
          <w:rFonts w:ascii="Inter" w:hAnsi="Inter" w:cs="Calibri Light"/>
          <w:bCs/>
          <w:color w:val="073B4C"/>
          <w:sz w:val="20"/>
          <w:szCs w:val="20"/>
        </w:rPr>
      </w:pPr>
      <w:r w:rsidRPr="00971DE4">
        <w:rPr>
          <w:rFonts w:ascii="Inter" w:hAnsi="Inter"/>
          <w:bCs/>
          <w:color w:val="073B4C"/>
          <w:sz w:val="20"/>
          <w:szCs w:val="20"/>
        </w:rPr>
        <w:t>Director</w:t>
      </w:r>
    </w:p>
    <w:p w14:paraId="1090768A" w14:textId="77777777" w:rsidR="006901F2" w:rsidRPr="004E6DAB" w:rsidRDefault="006901F2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</w:p>
    <w:p w14:paraId="3B8122DB" w14:textId="314B27AD" w:rsidR="004E6DAB" w:rsidRPr="004E6DAB" w:rsidRDefault="004E6DAB" w:rsidP="004E6DAB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4E6DAB">
        <w:rPr>
          <w:rFonts w:ascii="Inter" w:hAnsi="Inter" w:cs="Calibri Light"/>
          <w:color w:val="073B4C"/>
          <w:sz w:val="20"/>
          <w:szCs w:val="20"/>
        </w:rPr>
        <w:t xml:space="preserve">First Issued: </w:t>
      </w:r>
      <w:r w:rsidR="002E2D09"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 w:rsidR="002E2D09"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"MFiles_PG9197AEF98C1A4A63885BD648FADA6171n1_PG3C093C6B08944B25A5BC653F58A75ADA"  \* MERGEFORMAT </w:instrText>
      </w:r>
      <w:r w:rsidR="002E2D09"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b/>
          <w:bCs/>
          <w:color w:val="073B4C"/>
          <w:sz w:val="20"/>
          <w:szCs w:val="20"/>
        </w:rPr>
        <w:t>[First Issue Date]</w:t>
      </w:r>
      <w:r w:rsidR="002E2D09"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64230DDD" w14:textId="01B2E705" w:rsidR="004E6DAB" w:rsidRPr="004E6DAB" w:rsidRDefault="004E6DAB" w:rsidP="004E6DAB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4E6DAB">
        <w:rPr>
          <w:rFonts w:ascii="Inter" w:hAnsi="Inter" w:cs="Calibri Light"/>
          <w:color w:val="073B4C"/>
          <w:sz w:val="20"/>
          <w:szCs w:val="20"/>
        </w:rPr>
        <w:t xml:space="preserve">Interface First Issued: </w:t>
      </w:r>
      <w:r w:rsidR="002E2D09"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 w:rsidR="002E2D09"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"MFiles_PG9197AEF98C1A4A63885BD648FADA6171n1_PG089F33CE3D6E47CA945018610A3F027E"  \* MERGEFORMAT </w:instrText>
      </w:r>
      <w:r w:rsidR="002E2D09"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394BC9">
        <w:rPr>
          <w:rFonts w:ascii="Inter" w:hAnsi="Inter" w:cs="Calibri Light"/>
          <w:b/>
          <w:bCs/>
          <w:color w:val="073B4C"/>
          <w:sz w:val="20"/>
          <w:szCs w:val="20"/>
        </w:rPr>
        <w:t>[Interface Issue Date]</w:t>
      </w:r>
      <w:r w:rsidR="002E2D09"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FD7BD1D" w14:textId="77777777" w:rsidR="004E6DAB" w:rsidRPr="004E6DAB" w:rsidRDefault="004E6DAB" w:rsidP="004E6DAB">
      <w:pPr>
        <w:spacing w:after="0"/>
        <w:ind w:left="284"/>
        <w:jc w:val="both"/>
        <w:rPr>
          <w:rFonts w:ascii="Inter" w:hAnsi="Inter"/>
          <w:color w:val="073B4C"/>
          <w:sz w:val="20"/>
          <w:szCs w:val="20"/>
        </w:rPr>
      </w:pPr>
      <w:r w:rsidRPr="004E6DAB">
        <w:rPr>
          <w:rFonts w:ascii="Inter" w:hAnsi="Inter"/>
          <w:color w:val="073B4C"/>
          <w:sz w:val="20"/>
          <w:szCs w:val="20"/>
        </w:rPr>
        <w:t xml:space="preserve">Latest Issue Date: </w:t>
      </w:r>
      <w:r w:rsidRPr="004E6DAB">
        <w:rPr>
          <w:rFonts w:ascii="Inter" w:hAnsi="Inter"/>
          <w:b/>
          <w:bCs/>
          <w:color w:val="073B4C"/>
          <w:sz w:val="20"/>
          <w:szCs w:val="20"/>
        </w:rPr>
        <w:t>DD/MM/YYYY</w:t>
      </w:r>
      <w:r w:rsidRPr="004E6DAB">
        <w:rPr>
          <w:rFonts w:ascii="Inter" w:hAnsi="Inter"/>
          <w:b/>
          <w:bCs/>
          <w:color w:val="073B4C"/>
          <w:sz w:val="20"/>
          <w:szCs w:val="20"/>
        </w:rPr>
        <w:tab/>
      </w:r>
    </w:p>
    <w:p w14:paraId="027ED59C" w14:textId="020CA63A" w:rsidR="004E6DAB" w:rsidRPr="004E6DAB" w:rsidRDefault="004E6DAB" w:rsidP="004E6DAB">
      <w:pPr>
        <w:spacing w:after="0"/>
        <w:ind w:left="284"/>
        <w:rPr>
          <w:rFonts w:ascii="Inter" w:hAnsi="Inter"/>
          <w:color w:val="073B4C"/>
          <w:sz w:val="20"/>
          <w:szCs w:val="20"/>
        </w:rPr>
      </w:pPr>
      <w:r w:rsidRPr="004E6DAB">
        <w:rPr>
          <w:rFonts w:ascii="Inter" w:hAnsi="Inter"/>
          <w:color w:val="073B4C"/>
          <w:sz w:val="20"/>
          <w:szCs w:val="20"/>
        </w:rPr>
        <w:t>Certificate Expiry Date:</w:t>
      </w:r>
      <w:r w:rsidR="00394BC9">
        <w:rPr>
          <w:rFonts w:ascii="Inter" w:hAnsi="Inter"/>
          <w:color w:val="073B4C"/>
          <w:sz w:val="20"/>
          <w:szCs w:val="20"/>
        </w:rPr>
        <w:t xml:space="preserve"> </w:t>
      </w:r>
      <w:r w:rsidR="002E2D09">
        <w:rPr>
          <w:rFonts w:ascii="Inter" w:hAnsi="Inter"/>
          <w:b/>
          <w:bCs/>
          <w:color w:val="073B4C"/>
          <w:sz w:val="20"/>
          <w:szCs w:val="20"/>
        </w:rPr>
        <w:fldChar w:fldCharType="begin"/>
      </w:r>
      <w:r w:rsidR="002E2D09">
        <w:rPr>
          <w:rFonts w:ascii="Inter" w:hAnsi="Inter"/>
          <w:b/>
          <w:bCs/>
          <w:color w:val="073B4C"/>
          <w:sz w:val="20"/>
          <w:szCs w:val="20"/>
        </w:rPr>
        <w:instrText xml:space="preserve"> DOCPROPERTY  "MFiles_PG9197AEF98C1A4A63885BD648FADA6171n1_PGDFD9CBEF32E54513953440AADDBBCF17"  \* MERGEFORMAT </w:instrText>
      </w:r>
      <w:r w:rsidR="002E2D09">
        <w:rPr>
          <w:rFonts w:ascii="Inter" w:hAnsi="Inter"/>
          <w:b/>
          <w:bCs/>
          <w:color w:val="073B4C"/>
          <w:sz w:val="20"/>
          <w:szCs w:val="20"/>
        </w:rPr>
        <w:fldChar w:fldCharType="separate"/>
      </w:r>
      <w:r w:rsidR="00394BC9">
        <w:rPr>
          <w:rFonts w:ascii="Inter" w:hAnsi="Inter"/>
          <w:b/>
          <w:bCs/>
          <w:color w:val="073B4C"/>
          <w:sz w:val="20"/>
          <w:szCs w:val="20"/>
        </w:rPr>
        <w:t>[Expiry Date]</w:t>
      </w:r>
      <w:r w:rsidR="002E2D09">
        <w:rPr>
          <w:rFonts w:ascii="Inter" w:hAnsi="Inter"/>
          <w:b/>
          <w:bCs/>
          <w:color w:val="073B4C"/>
          <w:sz w:val="20"/>
          <w:szCs w:val="20"/>
        </w:rPr>
        <w:fldChar w:fldCharType="end"/>
      </w:r>
    </w:p>
    <w:sectPr w:rsidR="004E6DAB" w:rsidRPr="004E6DAB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02D91" w14:textId="77777777" w:rsidR="00035A2A" w:rsidRDefault="00035A2A">
      <w:pPr>
        <w:spacing w:after="0" w:line="240" w:lineRule="auto"/>
      </w:pPr>
      <w:r>
        <w:separator/>
      </w:r>
    </w:p>
  </w:endnote>
  <w:endnote w:type="continuationSeparator" w:id="0">
    <w:p w14:paraId="3E692EE4" w14:textId="77777777" w:rsidR="00035A2A" w:rsidRDefault="00035A2A">
      <w:pPr>
        <w:spacing w:after="0" w:line="240" w:lineRule="auto"/>
      </w:pPr>
      <w:r>
        <w:continuationSeparator/>
      </w:r>
    </w:p>
  </w:endnote>
  <w:endnote w:type="continuationNotice" w:id="1">
    <w:p w14:paraId="6FA300B0" w14:textId="77777777" w:rsidR="00035A2A" w:rsidRDefault="00035A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C000" w14:textId="77777777" w:rsidR="00035A2A" w:rsidRDefault="00035A2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295946F" w14:textId="77777777" w:rsidR="00035A2A" w:rsidRDefault="00035A2A">
      <w:pPr>
        <w:spacing w:after="0" w:line="240" w:lineRule="auto"/>
      </w:pPr>
      <w:r>
        <w:continuationSeparator/>
      </w:r>
    </w:p>
  </w:footnote>
  <w:footnote w:type="continuationNotice" w:id="1">
    <w:p w14:paraId="436B4505" w14:textId="77777777" w:rsidR="00035A2A" w:rsidRDefault="00035A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2BDE893C" w:rsidR="00E027B0" w:rsidRDefault="00000000">
    <w:pPr>
      <w:pStyle w:val="Header"/>
    </w:pPr>
    <w:r>
      <w:rPr>
        <w:noProof/>
      </w:rPr>
      <w:pict w14:anchorId="134397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02172" o:spid="_x0000_s1089" type="#_x0000_t75" style="position:absolute;margin-left:0;margin-top:0;width:595.4pt;height:842.15pt;z-index:-251645949;mso-position-horizontal:center;mso-position-horizontal-relative:margin;mso-position-vertical:center;mso-position-vertical-relative:margin" o:allowincell="f">
          <v:imagedata r:id="rId1" o:title="ISO 45001 Certificate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2322134C" w:rsidR="001C6DC0" w:rsidRDefault="00000000">
    <w:pPr>
      <w:pStyle w:val="Header"/>
    </w:pPr>
    <w:r>
      <w:rPr>
        <w:noProof/>
      </w:rPr>
      <w:pict w14:anchorId="6D4AFC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02173" o:spid="_x0000_s1090" type="#_x0000_t75" style="position:absolute;margin-left:0;margin-top:0;width:595.4pt;height:842.15pt;z-index:-251644925;mso-position-horizontal:center;mso-position-horizontal-relative:margin;mso-position-vertical:center;mso-position-vertical-relative:margin" o:allowincell="f">
          <v:imagedata r:id="rId1" o:title="ISO 45001 Certificate (1)"/>
          <w10:wrap anchorx="margin" anchory="margin"/>
        </v:shape>
      </w:pict>
    </w:r>
    <w:r w:rsidR="00752B7E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BEE66DE" wp14:editId="24FAEEB7">
              <wp:simplePos x="0" y="0"/>
              <wp:positionH relativeFrom="page">
                <wp:posOffset>-574158</wp:posOffset>
              </wp:positionH>
              <wp:positionV relativeFrom="paragraph">
                <wp:posOffset>-1648047</wp:posOffset>
              </wp:positionV>
              <wp:extent cx="1095153" cy="16887825"/>
              <wp:effectExtent l="0" t="0" r="0" b="9525"/>
              <wp:wrapNone/>
              <wp:docPr id="56891199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153" cy="16887825"/>
                      </a:xfrm>
                      <a:prstGeom prst="rect">
                        <a:avLst/>
                      </a:prstGeom>
                      <a:solidFill>
                        <a:srgbClr val="C6FFF9"/>
                      </a:solidFill>
                      <a:ln w="12701" cap="flat">
                        <a:noFill/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032155" id="Rectangle 1" o:spid="_x0000_s1026" style="position:absolute;margin-left:-45.2pt;margin-top:-129.75pt;width:86.25pt;height:1329.7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" fillcolor="#c6fff9" stroked="f" strokeweight=".35281mm">
              <v:textbox inset="0,0,0,0"/>
              <w10:wrap anchorx="page"/>
            </v:rect>
          </w:pict>
        </mc:Fallback>
      </mc:AlternateContent>
    </w:r>
  </w:p>
  <w:p w14:paraId="5BEE66E7" w14:textId="74722908" w:rsidR="001C6DC0" w:rsidRDefault="00990039">
    <w:pPr>
      <w:pStyle w:val="Header"/>
    </w:pPr>
    <w:r>
      <w:rPr>
        <w:noProof/>
      </w:rPr>
      <w:drawing>
        <wp:anchor distT="0" distB="0" distL="114300" distR="114300" simplePos="0" relativeHeight="251668483" behindDoc="1" locked="0" layoutInCell="1" allowOverlap="1" wp14:anchorId="5938D0FF" wp14:editId="095527E6">
          <wp:simplePos x="0" y="0"/>
          <wp:positionH relativeFrom="margin">
            <wp:align>center</wp:align>
          </wp:positionH>
          <wp:positionV relativeFrom="paragraph">
            <wp:posOffset>14605</wp:posOffset>
          </wp:positionV>
          <wp:extent cx="2781300" cy="570230"/>
          <wp:effectExtent l="0" t="0" r="0" b="1270"/>
          <wp:wrapNone/>
          <wp:docPr id="68907672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171">
      <w:rPr>
        <w:noProof/>
      </w:rPr>
      <w:drawing>
        <wp:anchor distT="0" distB="0" distL="114300" distR="114300" simplePos="0" relativeHeight="251656190" behindDoc="1" locked="0" layoutInCell="1" allowOverlap="1" wp14:anchorId="4785405B" wp14:editId="4F03DBCB">
          <wp:simplePos x="0" y="0"/>
          <wp:positionH relativeFrom="column">
            <wp:posOffset>3154680</wp:posOffset>
          </wp:positionH>
          <wp:positionV relativeFrom="paragraph">
            <wp:posOffset>4378325</wp:posOffset>
          </wp:positionV>
          <wp:extent cx="5199380" cy="5199380"/>
          <wp:effectExtent l="0" t="0" r="1270" b="1270"/>
          <wp:wrapNone/>
          <wp:docPr id="8251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9380" cy="519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F445" w14:textId="748AE21D" w:rsidR="00AA581E" w:rsidRDefault="00000000" w:rsidP="00AA581E">
    <w:pPr>
      <w:pStyle w:val="Header"/>
      <w:rPr>
        <w:del w:id="0" w:author="Amy Buckler" w:date="2025-02-18T15:01:00Z" w16du:dateUtc="2025-02-18T15:01:00Z"/>
      </w:rPr>
    </w:pPr>
    <w:r>
      <w:rPr>
        <w:noProof/>
      </w:rPr>
      <w:pict w14:anchorId="0F1175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02171" o:spid="_x0000_s1088" type="#_x0000_t75" style="position:absolute;margin-left:0;margin-top:0;width:595.4pt;height:842.15pt;z-index:-251646973;mso-position-horizontal:center;mso-position-horizontal-relative:margin;mso-position-vertical:center;mso-position-vertical-relative:margin" o:allowincell="f">
          <v:imagedata r:id="rId1" o:title="ISO 45001 Certificate (1)"/>
          <w10:wrap anchorx="margin" anchory="margin"/>
        </v:shape>
      </w:pict>
    </w:r>
  </w:p>
  <w:p w14:paraId="0883CB3E" w14:textId="77777777" w:rsidR="00AA581E" w:rsidRDefault="00AA581E" w:rsidP="00AA581E">
    <w:pPr>
      <w:pStyle w:val="Header"/>
      <w:rPr>
        <w:del w:id="1" w:author="Amy Buckler" w:date="2025-02-18T15:01:00Z" w16du:dateUtc="2025-02-18T15:01:00Z"/>
      </w:rPr>
    </w:pPr>
  </w:p>
  <w:p w14:paraId="06841F00" w14:textId="1E1DA0F7" w:rsidR="00AA581E" w:rsidRDefault="00AA581E" w:rsidP="00AA581E">
    <w:pPr>
      <w:pStyle w:val="Header"/>
      <w:rPr>
        <w:ins w:id="2" w:author="Amy Buckler" w:date="2025-02-18T15:01:00Z" w16du:dateUtc="2025-02-18T15:01:00Z"/>
      </w:rPr>
    </w:pPr>
  </w:p>
  <w:p w14:paraId="15A5F61B" w14:textId="77639E54" w:rsidR="00AA581E" w:rsidRDefault="00AA581E" w:rsidP="00AA581E">
    <w:pPr>
      <w:pStyle w:val="Header"/>
      <w:rPr>
        <w:ins w:id="3" w:author="Amy Buckler" w:date="2025-02-18T15:01:00Z" w16du:dateUtc="2025-02-18T15:01:00Z"/>
      </w:rPr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Buckler">
    <w15:presenceInfo w15:providerId="AD" w15:userId="S::amybuckler@interface-nrm.co.uk::cdae216e-ba98-4616-9b1b-263511995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0176"/>
    <w:rsid w:val="00002FD3"/>
    <w:rsid w:val="0000570D"/>
    <w:rsid w:val="000074F4"/>
    <w:rsid w:val="00011BA6"/>
    <w:rsid w:val="0001423A"/>
    <w:rsid w:val="00016BF9"/>
    <w:rsid w:val="000211AD"/>
    <w:rsid w:val="000239D5"/>
    <w:rsid w:val="00023FDF"/>
    <w:rsid w:val="00032CC3"/>
    <w:rsid w:val="00035A08"/>
    <w:rsid w:val="00035A2A"/>
    <w:rsid w:val="000369C9"/>
    <w:rsid w:val="00047C1E"/>
    <w:rsid w:val="000540F3"/>
    <w:rsid w:val="0006340E"/>
    <w:rsid w:val="00065020"/>
    <w:rsid w:val="00071A7A"/>
    <w:rsid w:val="00080932"/>
    <w:rsid w:val="0008186F"/>
    <w:rsid w:val="000830EA"/>
    <w:rsid w:val="000A1BB1"/>
    <w:rsid w:val="000B03CF"/>
    <w:rsid w:val="000C29F3"/>
    <w:rsid w:val="000D1A00"/>
    <w:rsid w:val="000E6FCA"/>
    <w:rsid w:val="000F0FCD"/>
    <w:rsid w:val="000F249D"/>
    <w:rsid w:val="000F45D3"/>
    <w:rsid w:val="00101D18"/>
    <w:rsid w:val="00107FCD"/>
    <w:rsid w:val="00112243"/>
    <w:rsid w:val="0011421C"/>
    <w:rsid w:val="00121BFD"/>
    <w:rsid w:val="0013483A"/>
    <w:rsid w:val="001440E7"/>
    <w:rsid w:val="001532E3"/>
    <w:rsid w:val="00155EA2"/>
    <w:rsid w:val="00165AAC"/>
    <w:rsid w:val="00166168"/>
    <w:rsid w:val="00170CED"/>
    <w:rsid w:val="0018489A"/>
    <w:rsid w:val="00185DB6"/>
    <w:rsid w:val="001A07C4"/>
    <w:rsid w:val="001A201A"/>
    <w:rsid w:val="001A5C33"/>
    <w:rsid w:val="001B6F23"/>
    <w:rsid w:val="001B75A5"/>
    <w:rsid w:val="001C0136"/>
    <w:rsid w:val="001C6DC0"/>
    <w:rsid w:val="001E4A51"/>
    <w:rsid w:val="00211ABD"/>
    <w:rsid w:val="0022429D"/>
    <w:rsid w:val="0022592D"/>
    <w:rsid w:val="0022715B"/>
    <w:rsid w:val="00235973"/>
    <w:rsid w:val="00237960"/>
    <w:rsid w:val="002476A7"/>
    <w:rsid w:val="0026250E"/>
    <w:rsid w:val="00267067"/>
    <w:rsid w:val="00267B8D"/>
    <w:rsid w:val="00271D52"/>
    <w:rsid w:val="00273678"/>
    <w:rsid w:val="0028617E"/>
    <w:rsid w:val="002935D7"/>
    <w:rsid w:val="002B3AA2"/>
    <w:rsid w:val="002B3B90"/>
    <w:rsid w:val="002B5CD6"/>
    <w:rsid w:val="002B5F07"/>
    <w:rsid w:val="002C63E5"/>
    <w:rsid w:val="002E2D09"/>
    <w:rsid w:val="002E6F13"/>
    <w:rsid w:val="00305A02"/>
    <w:rsid w:val="00306135"/>
    <w:rsid w:val="00310D2C"/>
    <w:rsid w:val="00314D9D"/>
    <w:rsid w:val="00317832"/>
    <w:rsid w:val="0032673C"/>
    <w:rsid w:val="003318F6"/>
    <w:rsid w:val="00331C4E"/>
    <w:rsid w:val="00334E18"/>
    <w:rsid w:val="00345299"/>
    <w:rsid w:val="00376A03"/>
    <w:rsid w:val="0038629E"/>
    <w:rsid w:val="003873A2"/>
    <w:rsid w:val="00394BC9"/>
    <w:rsid w:val="003B04C5"/>
    <w:rsid w:val="003B326C"/>
    <w:rsid w:val="003C400D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80D33"/>
    <w:rsid w:val="004946AF"/>
    <w:rsid w:val="00495390"/>
    <w:rsid w:val="004A0F63"/>
    <w:rsid w:val="004A2866"/>
    <w:rsid w:val="004B2D9A"/>
    <w:rsid w:val="004B40FD"/>
    <w:rsid w:val="004C6DA4"/>
    <w:rsid w:val="004D1EA0"/>
    <w:rsid w:val="004D3B37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5AD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47E54"/>
    <w:rsid w:val="00652279"/>
    <w:rsid w:val="00663490"/>
    <w:rsid w:val="00675EED"/>
    <w:rsid w:val="006901F2"/>
    <w:rsid w:val="006921DD"/>
    <w:rsid w:val="0069723B"/>
    <w:rsid w:val="006A0142"/>
    <w:rsid w:val="006A5B8F"/>
    <w:rsid w:val="006A7B6F"/>
    <w:rsid w:val="006B7EE9"/>
    <w:rsid w:val="006D5A55"/>
    <w:rsid w:val="006E1083"/>
    <w:rsid w:val="00704F9E"/>
    <w:rsid w:val="00706171"/>
    <w:rsid w:val="007110B9"/>
    <w:rsid w:val="0072048C"/>
    <w:rsid w:val="00721C1F"/>
    <w:rsid w:val="007316E6"/>
    <w:rsid w:val="007374A1"/>
    <w:rsid w:val="00741720"/>
    <w:rsid w:val="00752B7E"/>
    <w:rsid w:val="007545E6"/>
    <w:rsid w:val="007657DD"/>
    <w:rsid w:val="0077031E"/>
    <w:rsid w:val="00777247"/>
    <w:rsid w:val="00790B1F"/>
    <w:rsid w:val="007A5CA6"/>
    <w:rsid w:val="007B63C0"/>
    <w:rsid w:val="007B63FF"/>
    <w:rsid w:val="007D2B99"/>
    <w:rsid w:val="007E0056"/>
    <w:rsid w:val="007F2345"/>
    <w:rsid w:val="007F2C37"/>
    <w:rsid w:val="007F7A6C"/>
    <w:rsid w:val="00806918"/>
    <w:rsid w:val="00812E46"/>
    <w:rsid w:val="00833809"/>
    <w:rsid w:val="00835155"/>
    <w:rsid w:val="008358A0"/>
    <w:rsid w:val="00843C50"/>
    <w:rsid w:val="00846E4D"/>
    <w:rsid w:val="00847D67"/>
    <w:rsid w:val="00856BDE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8F5548"/>
    <w:rsid w:val="00921171"/>
    <w:rsid w:val="0093048A"/>
    <w:rsid w:val="0094361B"/>
    <w:rsid w:val="0096003B"/>
    <w:rsid w:val="00962336"/>
    <w:rsid w:val="0096253A"/>
    <w:rsid w:val="00971DE4"/>
    <w:rsid w:val="00984E07"/>
    <w:rsid w:val="00985826"/>
    <w:rsid w:val="00987069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6ED"/>
    <w:rsid w:val="00AE405E"/>
    <w:rsid w:val="00AE55AE"/>
    <w:rsid w:val="00AE69FC"/>
    <w:rsid w:val="00AF4269"/>
    <w:rsid w:val="00B0358D"/>
    <w:rsid w:val="00B23BC3"/>
    <w:rsid w:val="00B271F1"/>
    <w:rsid w:val="00B44174"/>
    <w:rsid w:val="00B44866"/>
    <w:rsid w:val="00B52587"/>
    <w:rsid w:val="00B67876"/>
    <w:rsid w:val="00B818FD"/>
    <w:rsid w:val="00B839DD"/>
    <w:rsid w:val="00BA1FD0"/>
    <w:rsid w:val="00BA2C1D"/>
    <w:rsid w:val="00BB3180"/>
    <w:rsid w:val="00BB56D4"/>
    <w:rsid w:val="00BB5F8F"/>
    <w:rsid w:val="00BC6630"/>
    <w:rsid w:val="00BE4433"/>
    <w:rsid w:val="00BF735E"/>
    <w:rsid w:val="00C007B1"/>
    <w:rsid w:val="00C04D08"/>
    <w:rsid w:val="00C07F4D"/>
    <w:rsid w:val="00C22ED0"/>
    <w:rsid w:val="00C3551A"/>
    <w:rsid w:val="00C41355"/>
    <w:rsid w:val="00C442FF"/>
    <w:rsid w:val="00C443A3"/>
    <w:rsid w:val="00C57CAC"/>
    <w:rsid w:val="00C769DF"/>
    <w:rsid w:val="00C8286E"/>
    <w:rsid w:val="00C8418F"/>
    <w:rsid w:val="00C954A3"/>
    <w:rsid w:val="00C95935"/>
    <w:rsid w:val="00CA2C41"/>
    <w:rsid w:val="00CC27D7"/>
    <w:rsid w:val="00CC6E19"/>
    <w:rsid w:val="00CD5946"/>
    <w:rsid w:val="00CD69A8"/>
    <w:rsid w:val="00CD77AE"/>
    <w:rsid w:val="00CE6353"/>
    <w:rsid w:val="00CE6E6A"/>
    <w:rsid w:val="00CE7813"/>
    <w:rsid w:val="00D12777"/>
    <w:rsid w:val="00D2091B"/>
    <w:rsid w:val="00D517CC"/>
    <w:rsid w:val="00D63B0C"/>
    <w:rsid w:val="00D731F8"/>
    <w:rsid w:val="00D7389F"/>
    <w:rsid w:val="00D76BE7"/>
    <w:rsid w:val="00D76C88"/>
    <w:rsid w:val="00D806C7"/>
    <w:rsid w:val="00D958DE"/>
    <w:rsid w:val="00DA313B"/>
    <w:rsid w:val="00DB12CC"/>
    <w:rsid w:val="00DB1480"/>
    <w:rsid w:val="00DB2461"/>
    <w:rsid w:val="00DB6D41"/>
    <w:rsid w:val="00DC099A"/>
    <w:rsid w:val="00DC69CE"/>
    <w:rsid w:val="00DE7528"/>
    <w:rsid w:val="00E00B8D"/>
    <w:rsid w:val="00E027B0"/>
    <w:rsid w:val="00E11298"/>
    <w:rsid w:val="00E12271"/>
    <w:rsid w:val="00E17010"/>
    <w:rsid w:val="00E21C55"/>
    <w:rsid w:val="00E24218"/>
    <w:rsid w:val="00E3164E"/>
    <w:rsid w:val="00E335F0"/>
    <w:rsid w:val="00E56E97"/>
    <w:rsid w:val="00E66002"/>
    <w:rsid w:val="00E66D80"/>
    <w:rsid w:val="00E67E17"/>
    <w:rsid w:val="00E71ABE"/>
    <w:rsid w:val="00E75992"/>
    <w:rsid w:val="00E7699E"/>
    <w:rsid w:val="00E77252"/>
    <w:rsid w:val="00E91DA6"/>
    <w:rsid w:val="00E973D7"/>
    <w:rsid w:val="00EA1406"/>
    <w:rsid w:val="00EB3EE8"/>
    <w:rsid w:val="00EC015B"/>
    <w:rsid w:val="00EC35ED"/>
    <w:rsid w:val="00EC3D3E"/>
    <w:rsid w:val="00ED0FF2"/>
    <w:rsid w:val="00ED4FD7"/>
    <w:rsid w:val="00EF12FA"/>
    <w:rsid w:val="00EF3894"/>
    <w:rsid w:val="00F05D8F"/>
    <w:rsid w:val="00F07FB0"/>
    <w:rsid w:val="00F113F0"/>
    <w:rsid w:val="00F12050"/>
    <w:rsid w:val="00F17EB9"/>
    <w:rsid w:val="00F25303"/>
    <w:rsid w:val="00F45005"/>
    <w:rsid w:val="00F71D76"/>
    <w:rsid w:val="00F74F86"/>
    <w:rsid w:val="00FA13C2"/>
    <w:rsid w:val="00FB05D4"/>
    <w:rsid w:val="00FB5B74"/>
    <w:rsid w:val="00FC3A78"/>
    <w:rsid w:val="00FC5F2B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4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5</cp:revision>
  <cp:lastPrinted>2025-01-28T14:19:00Z</cp:lastPrinted>
  <dcterms:created xsi:type="dcterms:W3CDTF">2025-02-27T11:53:00Z</dcterms:created>
  <dcterms:modified xsi:type="dcterms:W3CDTF">2025-02-27T13:21:00Z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9197AEF98C1A4A63885BD648FADA6171n1_PG0D54DF1FD7D94B6F90E128BAB1116476">
    <vt:lpwstr>[ISO Certificate Scope]</vt:lpwstr>
  </property>
  <property fmtid="{D5CDD505-2E9C-101B-9397-08002B2CF9AE}" pid="5" name="MFiles_PG9197AEF98C1A4A63885BD648FADA6171n1_PG10E6986151A549AC8223DC56732DA9ED">
    <vt:lpwstr>[Certificate Number]</vt:lpwstr>
  </property>
  <property fmtid="{D5CDD505-2E9C-101B-9397-08002B2CF9AE}" pid="6" name="MFiles_PG03081CE9475F4DE992CC553A2DDFBE0Bn1_PG27BD0FE224934EB1A6AA3AF5631FB7B2">
    <vt:lpwstr>[Related ISO Certificate Holder]</vt:lpwstr>
  </property>
  <property fmtid="{D5CDD505-2E9C-101B-9397-08002B2CF9AE}" pid="7" name="MFiles_PG03081CE9475F4DE992CC553A2DDFBE0Bn1_PG66B78EE1CC5A436C889C33A5CDD5DF2B">
    <vt:lpwstr>[Address (line 1)]</vt:lpwstr>
  </property>
  <property fmtid="{D5CDD505-2E9C-101B-9397-08002B2CF9AE}" pid="8" name="MFiles_PG03081CE9475F4DE992CC553A2DDFBE0Bn1_PG3AC5DB4D3EE7446A84C7E138E55E8952">
    <vt:lpwstr>[Address (line 2)]</vt:lpwstr>
  </property>
  <property fmtid="{D5CDD505-2E9C-101B-9397-08002B2CF9AE}" pid="9" name="MFiles_PG03081CE9475F4DE992CC553A2DDFBE0Bn1_PGF251E162740242C88F7FF5252340EAC6">
    <vt:lpwstr>[Address (line 3)]</vt:lpwstr>
  </property>
  <property fmtid="{D5CDD505-2E9C-101B-9397-08002B2CF9AE}" pid="10" name="MFiles_PG03081CE9475F4DE992CC553A2DDFBE0Bn1_PG5A1C9EDE5492470A8D51762AC5870348">
    <vt:lpwstr>[City]</vt:lpwstr>
  </property>
  <property fmtid="{D5CDD505-2E9C-101B-9397-08002B2CF9AE}" pid="11" name="MFiles_PG03081CE9475F4DE992CC553A2DDFBE0Bn1_PGB4E103ACA9E04EBD914E219B8EA0E47F">
    <vt:lpwstr>[County]</vt:lpwstr>
  </property>
  <property fmtid="{D5CDD505-2E9C-101B-9397-08002B2CF9AE}" pid="12" name="MFiles_PG03081CE9475F4DE992CC553A2DDFBE0Bn1_PG89644B04E30C4B2FADDC6DEF66A7DBDF">
    <vt:lpwstr>[Post Code]</vt:lpwstr>
  </property>
  <property fmtid="{D5CDD505-2E9C-101B-9397-08002B2CF9AE}" pid="13" name="MFiles_PG03081CE9475F4DE992CC553A2DDFBE0Bn1_PG181E7F4A25834341B5E91C28E36D59F6">
    <vt:lpwstr>[Country]</vt:lpwstr>
  </property>
  <property fmtid="{D5CDD505-2E9C-101B-9397-08002B2CF9AE}" pid="14" name="MFiles_PG9197AEF98C1A4A63885BD648FADA6171n1_PG3C093C6B08944B25A5BC653F58A75ADA">
    <vt:lpwstr>[First Issue Date]</vt:lpwstr>
  </property>
  <property fmtid="{D5CDD505-2E9C-101B-9397-08002B2CF9AE}" pid="15" name="MFiles_PG9197AEF98C1A4A63885BD648FADA6171n1_PG089F33CE3D6E47CA945018610A3F027E">
    <vt:lpwstr>[Interface Issue Date]</vt:lpwstr>
  </property>
  <property fmtid="{D5CDD505-2E9C-101B-9397-08002B2CF9AE}" pid="16" name="MFiles_PG9197AEF98C1A4A63885BD648FADA6171n1_PGDFD9CBEF32E54513953440AADDBBCF17">
    <vt:lpwstr>[Expiry Date]</vt:lpwstr>
  </property>
</Properties>
</file>