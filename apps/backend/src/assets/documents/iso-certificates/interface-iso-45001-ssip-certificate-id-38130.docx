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E66DC" w14:textId="580C9C65" w:rsidR="003C400D" w:rsidRPr="001C0136" w:rsidRDefault="003C400D" w:rsidP="001C0136">
      <w:pPr>
        <w:spacing w:line="240" w:lineRule="auto"/>
        <w:ind w:left="284"/>
        <w:rPr>
          <w:rFonts w:ascii="Inter" w:hAnsi="Inter"/>
          <w:color w:val="073B4C"/>
        </w:rPr>
      </w:pPr>
    </w:p>
    <w:p w14:paraId="5BD2B5DF" w14:textId="274A8ECC" w:rsidR="00427B71" w:rsidRPr="001C0136" w:rsidRDefault="00427B71" w:rsidP="001C0136">
      <w:pPr>
        <w:spacing w:after="0" w:line="240" w:lineRule="auto"/>
        <w:ind w:left="284"/>
        <w:rPr>
          <w:rFonts w:ascii="Inter" w:hAnsi="Inter"/>
          <w:color w:val="073B4C"/>
        </w:rPr>
      </w:pPr>
    </w:p>
    <w:p w14:paraId="10301F50" w14:textId="6D9F817C" w:rsidR="00427B71" w:rsidRPr="001C0136" w:rsidRDefault="00427B71" w:rsidP="001C0136">
      <w:pPr>
        <w:spacing w:after="0" w:line="240" w:lineRule="auto"/>
        <w:ind w:left="284"/>
        <w:rPr>
          <w:rFonts w:ascii="Inter" w:hAnsi="Inter"/>
          <w:color w:val="073B4C"/>
        </w:rPr>
      </w:pPr>
    </w:p>
    <w:p w14:paraId="3666BA3E" w14:textId="55B3F9C5" w:rsidR="00525E1D" w:rsidRPr="001C0136" w:rsidRDefault="00525E1D" w:rsidP="001C0136">
      <w:pPr>
        <w:spacing w:after="0" w:line="240" w:lineRule="auto"/>
        <w:ind w:left="284"/>
        <w:rPr>
          <w:rFonts w:ascii="Inter" w:hAnsi="Inter" w:cs="Aptos Display"/>
          <w:color w:val="073B4C"/>
          <w:sz w:val="42"/>
          <w:szCs w:val="42"/>
        </w:rPr>
      </w:pPr>
    </w:p>
    <w:p w14:paraId="22F3206F" w14:textId="323A72D0" w:rsidR="00271D52" w:rsidRPr="001C0136" w:rsidRDefault="00271D52" w:rsidP="001C0136">
      <w:pPr>
        <w:pStyle w:val="BodyText"/>
        <w:ind w:left="284"/>
        <w:jc w:val="center"/>
        <w:rPr>
          <w:rFonts w:ascii="Inter" w:hAnsi="Inter" w:cs="Calibri Light"/>
          <w:b/>
          <w:bCs/>
          <w:color w:val="073B4C"/>
          <w:sz w:val="21"/>
          <w:szCs w:val="21"/>
        </w:rPr>
      </w:pPr>
    </w:p>
    <w:p w14:paraId="1F0F69FC" w14:textId="32F3066F" w:rsidR="00271D52" w:rsidRPr="001C0136" w:rsidRDefault="00271D52" w:rsidP="001C0136">
      <w:pPr>
        <w:pStyle w:val="BodyText"/>
        <w:ind w:left="284"/>
        <w:jc w:val="center"/>
        <w:rPr>
          <w:rFonts w:ascii="Inter" w:hAnsi="Inter" w:cs="Calibri Light"/>
          <w:b/>
          <w:bCs/>
          <w:color w:val="073B4C"/>
          <w:sz w:val="21"/>
          <w:szCs w:val="21"/>
        </w:rPr>
      </w:pPr>
    </w:p>
    <w:p w14:paraId="6016C729" w14:textId="231E00D8" w:rsidR="00271D52" w:rsidRPr="001C0136" w:rsidRDefault="00271D52" w:rsidP="001C0136">
      <w:pPr>
        <w:pStyle w:val="BodyText"/>
        <w:ind w:left="284"/>
        <w:jc w:val="center"/>
        <w:rPr>
          <w:rFonts w:ascii="Inter" w:hAnsi="Inter" w:cs="Calibri Light"/>
          <w:b/>
          <w:bCs/>
          <w:color w:val="073B4C"/>
          <w:sz w:val="21"/>
          <w:szCs w:val="21"/>
        </w:rPr>
      </w:pPr>
    </w:p>
    <w:p w14:paraId="0319CEBA" w14:textId="1917F3A9" w:rsidR="00271D52" w:rsidRPr="001C0136" w:rsidRDefault="00271D52" w:rsidP="001C0136">
      <w:pPr>
        <w:pStyle w:val="BodyText"/>
        <w:ind w:left="284"/>
        <w:jc w:val="center"/>
        <w:rPr>
          <w:rFonts w:ascii="Inter" w:hAnsi="Inter" w:cs="Calibri Light"/>
          <w:b/>
          <w:bCs/>
          <w:color w:val="073B4C"/>
          <w:sz w:val="21"/>
          <w:szCs w:val="21"/>
        </w:rPr>
      </w:pPr>
    </w:p>
    <w:p w14:paraId="2A9B1E32" w14:textId="47B05D46" w:rsidR="00271D52" w:rsidRPr="001C0136" w:rsidRDefault="00271D52" w:rsidP="001C0136">
      <w:pPr>
        <w:pStyle w:val="BodyText"/>
        <w:ind w:left="284"/>
        <w:rPr>
          <w:rFonts w:ascii="Inter" w:hAnsi="Inter" w:cs="Calibri Light"/>
          <w:b/>
          <w:bCs/>
          <w:color w:val="073B4C"/>
          <w:sz w:val="21"/>
          <w:szCs w:val="21"/>
        </w:rPr>
      </w:pPr>
    </w:p>
    <w:p w14:paraId="4C89568D" w14:textId="5A6AEEF8" w:rsidR="00271D52" w:rsidRPr="001C0136" w:rsidRDefault="00271D52" w:rsidP="001C0136">
      <w:pPr>
        <w:pStyle w:val="BodyText"/>
        <w:ind w:left="284"/>
        <w:rPr>
          <w:rFonts w:ascii="Inter" w:hAnsi="Inter" w:cs="Calibri Light"/>
          <w:b/>
          <w:bCs/>
          <w:color w:val="073B4C"/>
          <w:sz w:val="21"/>
          <w:szCs w:val="21"/>
        </w:rPr>
      </w:pPr>
    </w:p>
    <w:p w14:paraId="4F6C5394" w14:textId="77777777" w:rsidR="001C0136" w:rsidRPr="001C0136" w:rsidRDefault="001C0136" w:rsidP="001C0136">
      <w:pPr>
        <w:pStyle w:val="Heading4"/>
        <w:spacing w:before="0" w:line="240" w:lineRule="auto"/>
        <w:rPr>
          <w:rFonts w:ascii="Inter" w:hAnsi="Inter" w:cs="Calibri Light"/>
          <w:color w:val="073B4C"/>
        </w:rPr>
      </w:pPr>
      <w:r w:rsidRPr="001C0136">
        <w:rPr>
          <w:rFonts w:ascii="Inter" w:hAnsi="Inter" w:cs="Calibri Light"/>
          <w:color w:val="073B4C"/>
        </w:rPr>
        <w:t xml:space="preserve">    </w:t>
      </w:r>
    </w:p>
    <w:p w14:paraId="72199EAC" w14:textId="77777777" w:rsidR="001C0136" w:rsidRDefault="001C0136" w:rsidP="001C0136">
      <w:pPr>
        <w:pStyle w:val="Heading4"/>
        <w:spacing w:before="0" w:line="240" w:lineRule="auto"/>
        <w:rPr>
          <w:rFonts w:ascii="Inter" w:hAnsi="Inter" w:cs="Calibri Light"/>
          <w:color w:val="073B4C"/>
        </w:rPr>
      </w:pPr>
      <w:r w:rsidRPr="001C0136">
        <w:rPr>
          <w:rFonts w:ascii="Inter" w:hAnsi="Inter" w:cs="Calibri Light"/>
          <w:color w:val="073B4C"/>
        </w:rPr>
        <w:t xml:space="preserve">    </w:t>
      </w:r>
    </w:p>
    <w:p w14:paraId="16616C2D" w14:textId="15DDD119" w:rsidR="006901F2" w:rsidRPr="00F07FB0" w:rsidRDefault="001C0136" w:rsidP="001C0136">
      <w:pPr>
        <w:pStyle w:val="Heading4"/>
        <w:spacing w:before="0" w:line="240" w:lineRule="auto"/>
        <w:rPr>
          <w:rFonts w:ascii="Inter" w:hAnsi="Inter" w:cs="Calibri Light"/>
          <w:color w:val="073B4C"/>
          <w:sz w:val="20"/>
          <w:szCs w:val="20"/>
        </w:rPr>
      </w:pPr>
      <w:r>
        <w:rPr>
          <w:rFonts w:ascii="Inter" w:hAnsi="Inter" w:cs="Calibri Light"/>
          <w:color w:val="073B4C"/>
        </w:rPr>
        <w:t xml:space="preserve">    </w:t>
      </w:r>
      <w:r w:rsidR="006901F2" w:rsidRPr="00F07FB0">
        <w:rPr>
          <w:rFonts w:ascii="Inter" w:hAnsi="Inter" w:cs="Calibri Light"/>
          <w:color w:val="073B4C"/>
          <w:sz w:val="20"/>
          <w:szCs w:val="20"/>
        </w:rPr>
        <w:t>This is to certify that:</w:t>
      </w:r>
    </w:p>
    <w:p w14:paraId="66E60D34" w14:textId="77777777" w:rsidR="006901F2" w:rsidRPr="001C0136" w:rsidRDefault="006901F2" w:rsidP="001C0136">
      <w:pPr>
        <w:pStyle w:val="BodyText"/>
        <w:ind w:left="284"/>
        <w:rPr>
          <w:rFonts w:ascii="Inter" w:hAnsi="Inter"/>
          <w:color w:val="073B4C"/>
          <w:sz w:val="20"/>
        </w:rPr>
      </w:pPr>
    </w:p>
    <w:p w14:paraId="229565D3" w14:textId="31872D51" w:rsidR="006901F2" w:rsidRDefault="006901F2" w:rsidP="003F4067">
      <w:pPr>
        <w:spacing w:after="0" w:line="240" w:lineRule="auto"/>
        <w:ind w:left="284"/>
        <w:rPr>
          <w:rFonts w:ascii="Inter" w:hAnsi="Inter"/>
          <w:b/>
          <w:color w:val="073B4C"/>
        </w:rPr>
      </w:pPr>
      <w:r w:rsidRPr="00BC6630">
        <w:rPr>
          <w:rFonts w:ascii="Inter" w:hAnsi="Inter"/>
          <w:b/>
          <w:color w:val="073B4C"/>
        </w:rPr>
        <w:fldChar w:fldCharType="begin"/>
      </w:r>
      <w:r w:rsidRPr="00BC6630">
        <w:rPr>
          <w:rFonts w:ascii="Inter" w:hAnsi="Inter"/>
          <w:b/>
          <w:color w:val="073B4C"/>
        </w:rPr>
        <w:instrText xml:space="preserve"> DOCPROPERTY  "MFiles_PG03081CE9475F4DE992CC553A2DDFBE0B"  \* MERGEFORMAT </w:instrText>
      </w:r>
      <w:r w:rsidRPr="00BC6630">
        <w:rPr>
          <w:rFonts w:ascii="Inter" w:hAnsi="Inter"/>
          <w:b/>
          <w:color w:val="073B4C"/>
        </w:rPr>
        <w:fldChar w:fldCharType="separate"/>
      </w:r>
      <w:r w:rsidR="000A33E4">
        <w:rPr>
          <w:rFonts w:ascii="Inter" w:hAnsi="Inter"/>
          <w:b/>
          <w:color w:val="073B4C"/>
        </w:rPr>
        <w:t>[ISO Certificate Holder]</w:t>
      </w:r>
      <w:r w:rsidRPr="00BC6630">
        <w:rPr>
          <w:rFonts w:ascii="Inter" w:hAnsi="Inter"/>
          <w:b/>
          <w:color w:val="073B4C"/>
        </w:rPr>
        <w:fldChar w:fldCharType="end"/>
      </w:r>
    </w:p>
    <w:p w14:paraId="7B0A4782" w14:textId="77777777" w:rsidR="003F4067" w:rsidRPr="003F4067" w:rsidRDefault="003F4067" w:rsidP="003F4067">
      <w:pPr>
        <w:spacing w:after="0" w:line="240" w:lineRule="auto"/>
        <w:ind w:left="284"/>
        <w:rPr>
          <w:rFonts w:ascii="Inter" w:hAnsi="Inter"/>
          <w:b/>
          <w:color w:val="073B4C"/>
          <w:sz w:val="20"/>
          <w:szCs w:val="20"/>
        </w:rPr>
      </w:pPr>
    </w:p>
    <w:p w14:paraId="587012A3" w14:textId="6809436C" w:rsidR="006901F2" w:rsidRPr="00F07FB0" w:rsidRDefault="00BE4858" w:rsidP="00DB2461">
      <w:pPr>
        <w:spacing w:after="0" w:line="240" w:lineRule="auto"/>
        <w:ind w:left="284"/>
        <w:rPr>
          <w:rFonts w:ascii="Inter" w:hAnsi="Inter" w:cs="Calibri Light"/>
          <w:color w:val="073B4C"/>
          <w:sz w:val="20"/>
          <w:szCs w:val="20"/>
        </w:rPr>
      </w:pPr>
      <w:r>
        <w:rPr>
          <w:rFonts w:ascii="Inter" w:hAnsi="Inter" w:cs="Calibri Light"/>
          <w:color w:val="073B4C"/>
          <w:sz w:val="20"/>
          <w:szCs w:val="20"/>
        </w:rPr>
        <w:fldChar w:fldCharType="begin"/>
      </w:r>
      <w:r>
        <w:rPr>
          <w:rFonts w:ascii="Inter" w:hAnsi="Inter" w:cs="Calibri Light"/>
          <w:color w:val="073B4C"/>
          <w:sz w:val="20"/>
          <w:szCs w:val="20"/>
        </w:rPr>
        <w:instrText xml:space="preserve"> DOCPROPERTY  "MFiles_PG27BD0FE224934EB1A6AA3AF5631FB7B2_PG66B78EE1CC5A436C889C33A5CDD5DF2B"  \* MERGEFORMAT </w:instrText>
      </w:r>
      <w:r>
        <w:rPr>
          <w:rFonts w:ascii="Inter" w:hAnsi="Inter" w:cs="Calibri Light"/>
          <w:color w:val="073B4C"/>
          <w:sz w:val="20"/>
          <w:szCs w:val="20"/>
        </w:rPr>
        <w:fldChar w:fldCharType="separate"/>
      </w:r>
      <w:r w:rsidR="000A33E4">
        <w:rPr>
          <w:rFonts w:ascii="Inter" w:hAnsi="Inter" w:cs="Calibri Light"/>
          <w:color w:val="073B4C"/>
          <w:sz w:val="20"/>
          <w:szCs w:val="20"/>
        </w:rPr>
        <w:t>[Address (line 1)]</w:t>
      </w:r>
      <w:r>
        <w:rPr>
          <w:rFonts w:ascii="Inter" w:hAnsi="Inter" w:cs="Calibri Light"/>
          <w:color w:val="073B4C"/>
          <w:sz w:val="20"/>
          <w:szCs w:val="20"/>
        </w:rPr>
        <w:fldChar w:fldCharType="end"/>
      </w:r>
    </w:p>
    <w:p w14:paraId="5E87DFE3" w14:textId="474123FA" w:rsidR="006901F2" w:rsidRPr="00F07FB0" w:rsidRDefault="00BE4858" w:rsidP="003F4067">
      <w:pPr>
        <w:pStyle w:val="BodyText"/>
        <w:ind w:left="284"/>
        <w:rPr>
          <w:rFonts w:ascii="Inter" w:hAnsi="Inter" w:cs="Calibri Light"/>
          <w:color w:val="073B4C"/>
          <w:sz w:val="20"/>
          <w:szCs w:val="20"/>
        </w:rPr>
      </w:pPr>
      <w:r>
        <w:rPr>
          <w:rFonts w:ascii="Inter" w:hAnsi="Inter" w:cs="Calibri Light"/>
          <w:color w:val="073B4C"/>
          <w:sz w:val="20"/>
          <w:szCs w:val="20"/>
        </w:rPr>
        <w:fldChar w:fldCharType="begin"/>
      </w:r>
      <w:r>
        <w:rPr>
          <w:rFonts w:ascii="Inter" w:hAnsi="Inter" w:cs="Calibri Light"/>
          <w:color w:val="073B4C"/>
          <w:sz w:val="20"/>
          <w:szCs w:val="20"/>
        </w:rPr>
        <w:instrText xml:space="preserve"> DOCPROPERTY  "MFiles_PG27BD0FE224934EB1A6AA3AF5631FB7B2_PG3AC5DB4D3EE7446A84C7E138E55E8952"  \* MERGEFORMAT </w:instrText>
      </w:r>
      <w:r>
        <w:rPr>
          <w:rFonts w:ascii="Inter" w:hAnsi="Inter" w:cs="Calibri Light"/>
          <w:color w:val="073B4C"/>
          <w:sz w:val="20"/>
          <w:szCs w:val="20"/>
        </w:rPr>
        <w:fldChar w:fldCharType="separate"/>
      </w:r>
      <w:r w:rsidR="000A33E4">
        <w:rPr>
          <w:rFonts w:ascii="Inter" w:hAnsi="Inter" w:cs="Calibri Light"/>
          <w:color w:val="073B4C"/>
          <w:sz w:val="20"/>
          <w:szCs w:val="20"/>
        </w:rPr>
        <w:t>[Address (line 2)]</w:t>
      </w:r>
      <w:r>
        <w:rPr>
          <w:rFonts w:ascii="Inter" w:hAnsi="Inter" w:cs="Calibri Light"/>
          <w:color w:val="073B4C"/>
          <w:sz w:val="20"/>
          <w:szCs w:val="20"/>
        </w:rPr>
        <w:fldChar w:fldCharType="end"/>
      </w:r>
    </w:p>
    <w:p w14:paraId="1DA4FE27" w14:textId="1D36EE51" w:rsidR="006901F2" w:rsidRPr="00F07FB0" w:rsidRDefault="00BE4858" w:rsidP="00DB2461">
      <w:pPr>
        <w:pStyle w:val="BodyText"/>
        <w:ind w:left="284"/>
        <w:rPr>
          <w:rFonts w:ascii="Inter" w:hAnsi="Inter" w:cs="Calibri Light"/>
          <w:color w:val="073B4C"/>
          <w:sz w:val="20"/>
          <w:szCs w:val="20"/>
        </w:rPr>
      </w:pPr>
      <w:r>
        <w:rPr>
          <w:rFonts w:ascii="Inter" w:hAnsi="Inter" w:cs="Calibri Light"/>
          <w:color w:val="073B4C"/>
          <w:sz w:val="20"/>
          <w:szCs w:val="20"/>
        </w:rPr>
        <w:fldChar w:fldCharType="begin"/>
      </w:r>
      <w:r>
        <w:rPr>
          <w:rFonts w:ascii="Inter" w:hAnsi="Inter" w:cs="Calibri Light"/>
          <w:color w:val="073B4C"/>
          <w:sz w:val="20"/>
          <w:szCs w:val="20"/>
        </w:rPr>
        <w:instrText xml:space="preserve"> DOCPROPERTY  "MFiles_PG27BD0FE224934EB1A6AA3AF5631FB7B2_PGF251E162740242C88F7FF5252340EAC6"  \* MERGEFORMAT </w:instrText>
      </w:r>
      <w:r>
        <w:rPr>
          <w:rFonts w:ascii="Inter" w:hAnsi="Inter" w:cs="Calibri Light"/>
          <w:color w:val="073B4C"/>
          <w:sz w:val="20"/>
          <w:szCs w:val="20"/>
        </w:rPr>
        <w:fldChar w:fldCharType="separate"/>
      </w:r>
      <w:r w:rsidR="000A33E4">
        <w:rPr>
          <w:rFonts w:ascii="Inter" w:hAnsi="Inter" w:cs="Calibri Light"/>
          <w:color w:val="073B4C"/>
          <w:sz w:val="20"/>
          <w:szCs w:val="20"/>
        </w:rPr>
        <w:t>[Address (line 3)]</w:t>
      </w:r>
      <w:r>
        <w:rPr>
          <w:rFonts w:ascii="Inter" w:hAnsi="Inter" w:cs="Calibri Light"/>
          <w:color w:val="073B4C"/>
          <w:sz w:val="20"/>
          <w:szCs w:val="20"/>
        </w:rPr>
        <w:fldChar w:fldCharType="end"/>
      </w:r>
    </w:p>
    <w:p w14:paraId="5DB6ED37" w14:textId="32882ED3" w:rsidR="006901F2" w:rsidRDefault="00BE4858" w:rsidP="00DB2461">
      <w:pPr>
        <w:pStyle w:val="BodyText"/>
        <w:ind w:left="284"/>
        <w:rPr>
          <w:rFonts w:ascii="Inter" w:hAnsi="Inter" w:cs="Calibri Light"/>
          <w:color w:val="073B4C"/>
          <w:sz w:val="20"/>
          <w:szCs w:val="20"/>
        </w:rPr>
      </w:pPr>
      <w:r>
        <w:rPr>
          <w:rFonts w:ascii="Inter" w:hAnsi="Inter" w:cs="Calibri Light"/>
          <w:color w:val="073B4C"/>
          <w:sz w:val="20"/>
          <w:szCs w:val="20"/>
        </w:rPr>
        <w:fldChar w:fldCharType="begin"/>
      </w:r>
      <w:r>
        <w:rPr>
          <w:rFonts w:ascii="Inter" w:hAnsi="Inter" w:cs="Calibri Light"/>
          <w:color w:val="073B4C"/>
          <w:sz w:val="20"/>
          <w:szCs w:val="20"/>
        </w:rPr>
        <w:instrText xml:space="preserve"> DOCPROPERTY  "MFiles_PG27BD0FE224934EB1A6AA3AF5631FB7B2_PG5A1C9EDE5492470A8D51762AC5870348"  \* MERGEFORMAT </w:instrText>
      </w:r>
      <w:r>
        <w:rPr>
          <w:rFonts w:ascii="Inter" w:hAnsi="Inter" w:cs="Calibri Light"/>
          <w:color w:val="073B4C"/>
          <w:sz w:val="20"/>
          <w:szCs w:val="20"/>
        </w:rPr>
        <w:fldChar w:fldCharType="separate"/>
      </w:r>
      <w:r w:rsidR="000A33E4">
        <w:rPr>
          <w:rFonts w:ascii="Inter" w:hAnsi="Inter" w:cs="Calibri Light"/>
          <w:color w:val="073B4C"/>
          <w:sz w:val="20"/>
          <w:szCs w:val="20"/>
        </w:rPr>
        <w:t>[City]</w:t>
      </w:r>
      <w:r>
        <w:rPr>
          <w:rFonts w:ascii="Inter" w:hAnsi="Inter" w:cs="Calibri Light"/>
          <w:color w:val="073B4C"/>
          <w:sz w:val="20"/>
          <w:szCs w:val="20"/>
        </w:rPr>
        <w:fldChar w:fldCharType="end"/>
      </w:r>
    </w:p>
    <w:p w14:paraId="52E1D2FB" w14:textId="1B195F0C" w:rsidR="003F4067" w:rsidRPr="00F07FB0" w:rsidRDefault="003F4067" w:rsidP="00DB2461">
      <w:pPr>
        <w:pStyle w:val="BodyText"/>
        <w:ind w:left="284"/>
        <w:rPr>
          <w:rFonts w:ascii="Inter" w:hAnsi="Inter" w:cs="Calibri Light"/>
          <w:color w:val="073B4C"/>
          <w:sz w:val="20"/>
          <w:szCs w:val="20"/>
        </w:rPr>
      </w:pPr>
      <w:r>
        <w:rPr>
          <w:rFonts w:ascii="Inter" w:hAnsi="Inter" w:cs="Calibri Light"/>
          <w:color w:val="073B4C"/>
          <w:sz w:val="20"/>
          <w:szCs w:val="20"/>
        </w:rPr>
        <w:fldChar w:fldCharType="begin"/>
      </w:r>
      <w:r>
        <w:rPr>
          <w:rFonts w:ascii="Inter" w:hAnsi="Inter" w:cs="Calibri Light"/>
          <w:color w:val="073B4C"/>
          <w:sz w:val="20"/>
          <w:szCs w:val="20"/>
        </w:rPr>
        <w:instrText xml:space="preserve"> DOCPROPERTY  "MFiles_PG27BD0FE224934EB1A6AA3AF5631FB7B2_PGB4E103ACA9E04EBD914E219B8EA0E47F"  \* MERGEFORMAT </w:instrText>
      </w:r>
      <w:r>
        <w:rPr>
          <w:rFonts w:ascii="Inter" w:hAnsi="Inter" w:cs="Calibri Light"/>
          <w:color w:val="073B4C"/>
          <w:sz w:val="20"/>
          <w:szCs w:val="20"/>
        </w:rPr>
        <w:fldChar w:fldCharType="separate"/>
      </w:r>
      <w:r w:rsidR="000A33E4">
        <w:rPr>
          <w:rFonts w:ascii="Inter" w:hAnsi="Inter" w:cs="Calibri Light"/>
          <w:color w:val="073B4C"/>
          <w:sz w:val="20"/>
          <w:szCs w:val="20"/>
        </w:rPr>
        <w:t>[County]</w:t>
      </w:r>
      <w:r>
        <w:rPr>
          <w:rFonts w:ascii="Inter" w:hAnsi="Inter" w:cs="Calibri Light"/>
          <w:color w:val="073B4C"/>
          <w:sz w:val="20"/>
          <w:szCs w:val="20"/>
        </w:rPr>
        <w:fldChar w:fldCharType="end"/>
      </w:r>
    </w:p>
    <w:p w14:paraId="4DB74905" w14:textId="78EF4232" w:rsidR="006901F2" w:rsidRPr="00F07FB0" w:rsidRDefault="003F4067" w:rsidP="00DB2461">
      <w:pPr>
        <w:pStyle w:val="BodyText"/>
        <w:ind w:left="284"/>
        <w:rPr>
          <w:rFonts w:ascii="Inter" w:hAnsi="Inter" w:cs="Calibri Light"/>
          <w:color w:val="073B4C"/>
          <w:sz w:val="20"/>
          <w:szCs w:val="20"/>
        </w:rPr>
      </w:pPr>
      <w:r>
        <w:rPr>
          <w:rFonts w:ascii="Inter" w:hAnsi="Inter" w:cs="Calibri Light"/>
          <w:color w:val="073B4C"/>
          <w:sz w:val="20"/>
          <w:szCs w:val="20"/>
        </w:rPr>
        <w:fldChar w:fldCharType="begin"/>
      </w:r>
      <w:r>
        <w:rPr>
          <w:rFonts w:ascii="Inter" w:hAnsi="Inter" w:cs="Calibri Light"/>
          <w:color w:val="073B4C"/>
          <w:sz w:val="20"/>
          <w:szCs w:val="20"/>
        </w:rPr>
        <w:instrText xml:space="preserve"> DOCPROPERTY  "MFiles_PG27BD0FE224934EB1A6AA3AF5631FB7B2_PG89644B04E30C4B2FADDC6DEF66A7DBDF"  \* MERGEFORMAT </w:instrText>
      </w:r>
      <w:r>
        <w:rPr>
          <w:rFonts w:ascii="Inter" w:hAnsi="Inter" w:cs="Calibri Light"/>
          <w:color w:val="073B4C"/>
          <w:sz w:val="20"/>
          <w:szCs w:val="20"/>
        </w:rPr>
        <w:fldChar w:fldCharType="separate"/>
      </w:r>
      <w:r w:rsidR="000A33E4">
        <w:rPr>
          <w:rFonts w:ascii="Inter" w:hAnsi="Inter" w:cs="Calibri Light"/>
          <w:color w:val="073B4C"/>
          <w:sz w:val="20"/>
          <w:szCs w:val="20"/>
        </w:rPr>
        <w:t>[Post Code]</w:t>
      </w:r>
      <w:r>
        <w:rPr>
          <w:rFonts w:ascii="Inter" w:hAnsi="Inter" w:cs="Calibri Light"/>
          <w:color w:val="073B4C"/>
          <w:sz w:val="20"/>
          <w:szCs w:val="20"/>
        </w:rPr>
        <w:fldChar w:fldCharType="end"/>
      </w:r>
    </w:p>
    <w:p w14:paraId="0B793031" w14:textId="519EE247" w:rsidR="006901F2" w:rsidRPr="00F07FB0" w:rsidRDefault="003F4067" w:rsidP="00DB2461">
      <w:pPr>
        <w:pStyle w:val="BodyText"/>
        <w:ind w:left="284"/>
        <w:rPr>
          <w:rFonts w:ascii="Inter" w:hAnsi="Inter" w:cs="Calibri Light"/>
          <w:color w:val="073B4C"/>
          <w:sz w:val="20"/>
          <w:szCs w:val="20"/>
        </w:rPr>
      </w:pPr>
      <w:r>
        <w:rPr>
          <w:rFonts w:ascii="Inter" w:hAnsi="Inter" w:cs="Calibri Light"/>
          <w:color w:val="073B4C"/>
          <w:sz w:val="20"/>
          <w:szCs w:val="20"/>
        </w:rPr>
        <w:fldChar w:fldCharType="begin"/>
      </w:r>
      <w:r>
        <w:rPr>
          <w:rFonts w:ascii="Inter" w:hAnsi="Inter" w:cs="Calibri Light"/>
          <w:color w:val="073B4C"/>
          <w:sz w:val="20"/>
          <w:szCs w:val="20"/>
        </w:rPr>
        <w:instrText xml:space="preserve"> DOCPROPERTY  "MFiles_PG27BD0FE224934EB1A6AA3AF5631FB7B2_PG181E7F4A25834341B5E91C28E36D59F6"  \* MERGEFORMAT </w:instrText>
      </w:r>
      <w:r>
        <w:rPr>
          <w:rFonts w:ascii="Inter" w:hAnsi="Inter" w:cs="Calibri Light"/>
          <w:color w:val="073B4C"/>
          <w:sz w:val="20"/>
          <w:szCs w:val="20"/>
        </w:rPr>
        <w:fldChar w:fldCharType="separate"/>
      </w:r>
      <w:r w:rsidR="000A33E4">
        <w:rPr>
          <w:rFonts w:ascii="Inter" w:hAnsi="Inter" w:cs="Calibri Light"/>
          <w:color w:val="073B4C"/>
          <w:sz w:val="20"/>
          <w:szCs w:val="20"/>
        </w:rPr>
        <w:t>[Country]</w:t>
      </w:r>
      <w:r>
        <w:rPr>
          <w:rFonts w:ascii="Inter" w:hAnsi="Inter" w:cs="Calibri Light"/>
          <w:color w:val="073B4C"/>
          <w:sz w:val="20"/>
          <w:szCs w:val="20"/>
        </w:rPr>
        <w:fldChar w:fldCharType="end"/>
      </w:r>
    </w:p>
    <w:p w14:paraId="433A8671" w14:textId="77777777" w:rsidR="006901F2" w:rsidRPr="003F4067" w:rsidRDefault="006901F2" w:rsidP="001C0136">
      <w:pPr>
        <w:pStyle w:val="BodyText"/>
        <w:ind w:left="284"/>
        <w:rPr>
          <w:rFonts w:ascii="Inter" w:hAnsi="Inter" w:cs="Calibri Light"/>
          <w:color w:val="073B4C"/>
          <w:sz w:val="20"/>
          <w:szCs w:val="20"/>
        </w:rPr>
      </w:pPr>
    </w:p>
    <w:p w14:paraId="78636F2F" w14:textId="77777777" w:rsidR="003F4067" w:rsidRPr="001C0136" w:rsidRDefault="003F4067" w:rsidP="001C0136">
      <w:pPr>
        <w:pStyle w:val="BodyText"/>
        <w:ind w:left="284"/>
        <w:rPr>
          <w:rFonts w:ascii="Inter" w:hAnsi="Inter" w:cs="Calibri Light"/>
          <w:color w:val="073B4C"/>
          <w:sz w:val="24"/>
          <w:szCs w:val="24"/>
        </w:rPr>
      </w:pPr>
    </w:p>
    <w:p w14:paraId="37447132" w14:textId="70001195" w:rsidR="006901F2" w:rsidRPr="00F07FB0" w:rsidRDefault="006901F2" w:rsidP="001C0136">
      <w:pPr>
        <w:spacing w:line="240" w:lineRule="auto"/>
        <w:ind w:left="284"/>
        <w:rPr>
          <w:rFonts w:ascii="Inter" w:hAnsi="Inter"/>
          <w:b/>
          <w:bCs/>
          <w:color w:val="073B4C"/>
          <w:sz w:val="20"/>
          <w:szCs w:val="20"/>
        </w:rPr>
      </w:pPr>
      <w:r w:rsidRPr="00F07FB0">
        <w:rPr>
          <w:rFonts w:ascii="Inter" w:hAnsi="Inter" w:cs="Calibri Light"/>
          <w:color w:val="073B4C"/>
          <w:sz w:val="20"/>
          <w:szCs w:val="20"/>
        </w:rPr>
        <w:t>Holds Certificate No:</w:t>
      </w:r>
      <w:r w:rsidRPr="00F07FB0">
        <w:rPr>
          <w:rFonts w:ascii="Inter" w:hAnsi="Inter"/>
          <w:color w:val="073B4C"/>
          <w:sz w:val="20"/>
          <w:szCs w:val="20"/>
        </w:rPr>
        <w:t xml:space="preserve"> </w:t>
      </w:r>
      <w:r w:rsidRPr="00F07FB0">
        <w:rPr>
          <w:rFonts w:ascii="Inter" w:hAnsi="Inter"/>
          <w:b/>
          <w:bCs/>
          <w:color w:val="073B4C"/>
          <w:sz w:val="20"/>
          <w:szCs w:val="20"/>
        </w:rPr>
        <w:fldChar w:fldCharType="begin"/>
      </w:r>
      <w:r w:rsidRPr="00F07FB0">
        <w:rPr>
          <w:rFonts w:ascii="Inter" w:hAnsi="Inter"/>
          <w:b/>
          <w:bCs/>
          <w:color w:val="073B4C"/>
          <w:sz w:val="20"/>
          <w:szCs w:val="20"/>
        </w:rPr>
        <w:instrText xml:space="preserve"> DOCPROPERTY  "MFiles_PG9197AEF98C1A4A63885BD648FADA6171n1_PG10E6986151A549AC8223DC56732DA9ED"  \* MERGEFORMAT </w:instrText>
      </w:r>
      <w:r w:rsidRPr="00F07FB0">
        <w:rPr>
          <w:rFonts w:ascii="Inter" w:hAnsi="Inter"/>
          <w:b/>
          <w:bCs/>
          <w:color w:val="073B4C"/>
          <w:sz w:val="20"/>
          <w:szCs w:val="20"/>
        </w:rPr>
        <w:fldChar w:fldCharType="separate"/>
      </w:r>
      <w:r w:rsidR="000A33E4">
        <w:rPr>
          <w:rFonts w:ascii="Inter" w:hAnsi="Inter"/>
          <w:b/>
          <w:bCs/>
          <w:color w:val="073B4C"/>
          <w:sz w:val="20"/>
          <w:szCs w:val="20"/>
        </w:rPr>
        <w:t>[Certificate Number]</w:t>
      </w:r>
      <w:r w:rsidRPr="00F07FB0">
        <w:rPr>
          <w:rFonts w:ascii="Inter" w:hAnsi="Inter"/>
          <w:b/>
          <w:bCs/>
          <w:color w:val="073B4C"/>
          <w:sz w:val="20"/>
          <w:szCs w:val="20"/>
        </w:rPr>
        <w:fldChar w:fldCharType="end"/>
      </w:r>
    </w:p>
    <w:p w14:paraId="57B76454" w14:textId="010C7C39" w:rsidR="006901F2" w:rsidRDefault="006901F2" w:rsidP="001C0136">
      <w:pPr>
        <w:pStyle w:val="Heading4"/>
        <w:spacing w:before="0" w:line="240" w:lineRule="auto"/>
        <w:ind w:left="284"/>
        <w:rPr>
          <w:rFonts w:ascii="Inter" w:hAnsi="Inter" w:cs="Calibri Light"/>
          <w:color w:val="073B4C"/>
          <w:sz w:val="20"/>
          <w:szCs w:val="20"/>
        </w:rPr>
      </w:pPr>
      <w:r w:rsidRPr="00F07FB0">
        <w:rPr>
          <w:rFonts w:ascii="Inter" w:hAnsi="Inter" w:cs="Calibri Light"/>
          <w:color w:val="073B4C"/>
          <w:sz w:val="20"/>
          <w:szCs w:val="20"/>
        </w:rPr>
        <w:t xml:space="preserve">and operates a </w:t>
      </w:r>
      <w:r w:rsidR="00E71ABE">
        <w:rPr>
          <w:rFonts w:ascii="Inter" w:hAnsi="Inter" w:cs="Calibri Light"/>
          <w:color w:val="073B4C"/>
          <w:sz w:val="20"/>
          <w:szCs w:val="20"/>
        </w:rPr>
        <w:t xml:space="preserve">Health &amp; Safety </w:t>
      </w:r>
      <w:r w:rsidRPr="00F07FB0">
        <w:rPr>
          <w:rFonts w:ascii="Inter" w:hAnsi="Inter" w:cs="Calibri Light"/>
          <w:color w:val="073B4C"/>
          <w:sz w:val="20"/>
          <w:szCs w:val="20"/>
        </w:rPr>
        <w:t xml:space="preserve">Management System which complies with the requirements </w:t>
      </w:r>
      <w:r w:rsidR="0001423A">
        <w:rPr>
          <w:rFonts w:ascii="Inter" w:hAnsi="Inter" w:cs="Calibri Light"/>
          <w:color w:val="073B4C"/>
          <w:sz w:val="20"/>
          <w:szCs w:val="20"/>
        </w:rPr>
        <w:t>o</w:t>
      </w:r>
      <w:r w:rsidRPr="00F07FB0">
        <w:rPr>
          <w:rFonts w:ascii="Inter" w:hAnsi="Inter" w:cs="Calibri Light"/>
          <w:color w:val="073B4C"/>
          <w:sz w:val="20"/>
          <w:szCs w:val="20"/>
        </w:rPr>
        <w:t xml:space="preserve">f ISO </w:t>
      </w:r>
      <w:r w:rsidR="00E71ABE">
        <w:rPr>
          <w:rFonts w:ascii="Inter" w:hAnsi="Inter" w:cs="Calibri Light"/>
          <w:color w:val="073B4C"/>
          <w:sz w:val="20"/>
          <w:szCs w:val="20"/>
        </w:rPr>
        <w:t>45</w:t>
      </w:r>
      <w:r w:rsidRPr="00F07FB0">
        <w:rPr>
          <w:rFonts w:ascii="Inter" w:hAnsi="Inter" w:cs="Calibri Light"/>
          <w:color w:val="073B4C"/>
          <w:sz w:val="20"/>
          <w:szCs w:val="20"/>
        </w:rPr>
        <w:t>001:201</w:t>
      </w:r>
      <w:r w:rsidR="00E71ABE">
        <w:rPr>
          <w:rFonts w:ascii="Inter" w:hAnsi="Inter" w:cs="Calibri Light"/>
          <w:color w:val="073B4C"/>
          <w:sz w:val="20"/>
          <w:szCs w:val="20"/>
        </w:rPr>
        <w:t>8</w:t>
      </w:r>
      <w:r w:rsidRPr="00F07FB0">
        <w:rPr>
          <w:rFonts w:ascii="Inter" w:hAnsi="Inter" w:cs="Calibri Light"/>
          <w:color w:val="073B4C"/>
          <w:sz w:val="20"/>
          <w:szCs w:val="20"/>
        </w:rPr>
        <w:t xml:space="preserve"> for the following scope:</w:t>
      </w:r>
    </w:p>
    <w:p w14:paraId="2C0F0FA5" w14:textId="77777777" w:rsidR="003F4067" w:rsidRPr="003F4067" w:rsidRDefault="003F4067" w:rsidP="003F4067">
      <w:pPr>
        <w:rPr>
          <w:rFonts w:ascii="Inter" w:hAnsi="Inter"/>
          <w:sz w:val="20"/>
          <w:szCs w:val="20"/>
        </w:rPr>
      </w:pPr>
    </w:p>
    <w:p w14:paraId="3190CA33" w14:textId="5D6C74CE" w:rsidR="006901F2" w:rsidRPr="003F4067" w:rsidRDefault="006901F2" w:rsidP="001C0136">
      <w:pPr>
        <w:spacing w:line="240" w:lineRule="auto"/>
        <w:ind w:left="284"/>
        <w:rPr>
          <w:rFonts w:ascii="Inter" w:hAnsi="Inter" w:cs="Calibri Light"/>
          <w:b/>
          <w:bCs/>
          <w:color w:val="073B4C"/>
          <w:sz w:val="20"/>
          <w:szCs w:val="20"/>
        </w:rPr>
      </w:pPr>
      <w:r w:rsidRPr="00F07FB0">
        <w:rPr>
          <w:rFonts w:ascii="Inter" w:hAnsi="Inter" w:cs="Calibri Light"/>
          <w:b/>
          <w:bCs/>
          <w:color w:val="073B4C"/>
          <w:sz w:val="20"/>
          <w:szCs w:val="20"/>
        </w:rPr>
        <w:fldChar w:fldCharType="begin"/>
      </w:r>
      <w:r w:rsidRPr="003F4067">
        <w:rPr>
          <w:rFonts w:ascii="Inter" w:hAnsi="Inter" w:cs="Calibri Light"/>
          <w:b/>
          <w:bCs/>
          <w:color w:val="073B4C"/>
          <w:sz w:val="20"/>
          <w:szCs w:val="20"/>
        </w:rPr>
        <w:instrText xml:space="preserve"> DOCPROPERTY  "MFiles_PG9197AEF98C1A4A63885BD648FADA6171n1_PG0D54DF1FD7D94B6F90E128BAB1116476"  \* MERGEFORMAT </w:instrText>
      </w:r>
      <w:r w:rsidRPr="00F07FB0">
        <w:rPr>
          <w:rFonts w:ascii="Inter" w:hAnsi="Inter" w:cs="Calibri Light"/>
          <w:b/>
          <w:bCs/>
          <w:color w:val="073B4C"/>
          <w:sz w:val="20"/>
          <w:szCs w:val="20"/>
        </w:rPr>
        <w:fldChar w:fldCharType="separate"/>
      </w:r>
      <w:r w:rsidR="000A33E4">
        <w:rPr>
          <w:rFonts w:ascii="Inter" w:hAnsi="Inter" w:cs="Calibri Light"/>
          <w:b/>
          <w:bCs/>
          <w:color w:val="073B4C"/>
          <w:sz w:val="20"/>
          <w:szCs w:val="20"/>
        </w:rPr>
        <w:t>[ISO Certificate Scope]</w:t>
      </w:r>
      <w:r w:rsidRPr="00F07FB0">
        <w:rPr>
          <w:rFonts w:ascii="Inter" w:hAnsi="Inter" w:cs="Calibri Light"/>
          <w:b/>
          <w:bCs/>
          <w:color w:val="073B4C"/>
          <w:sz w:val="20"/>
          <w:szCs w:val="20"/>
        </w:rPr>
        <w:fldChar w:fldCharType="end"/>
      </w:r>
      <w:r w:rsidRPr="003F4067">
        <w:rPr>
          <w:rFonts w:ascii="Inter" w:hAnsi="Inter" w:cs="Calibri Light"/>
          <w:b/>
          <w:bCs/>
          <w:color w:val="073B4C"/>
          <w:sz w:val="20"/>
          <w:szCs w:val="20"/>
        </w:rPr>
        <w:t xml:space="preserve"> </w:t>
      </w:r>
    </w:p>
    <w:p w14:paraId="4C6057A4" w14:textId="77777777" w:rsidR="00F74F86" w:rsidRPr="003F4067" w:rsidRDefault="00F74F86" w:rsidP="001C0136">
      <w:pPr>
        <w:pStyle w:val="BodyText"/>
        <w:ind w:left="284"/>
        <w:rPr>
          <w:rFonts w:ascii="Inter" w:hAnsi="Inter"/>
          <w:color w:val="073B4C"/>
          <w:sz w:val="17"/>
          <w:lang w:val="en-GB"/>
        </w:rPr>
      </w:pPr>
    </w:p>
    <w:p w14:paraId="445F07FE" w14:textId="77777777" w:rsidR="004F5868" w:rsidRPr="003F4067" w:rsidRDefault="004F5868" w:rsidP="004F5868">
      <w:pPr>
        <w:pStyle w:val="BodyText"/>
        <w:ind w:left="284"/>
        <w:rPr>
          <w:rFonts w:ascii="Inter" w:hAnsi="Inter"/>
          <w:color w:val="073B4C"/>
          <w:sz w:val="20"/>
          <w:szCs w:val="20"/>
          <w:lang w:val="en-GB"/>
        </w:rPr>
      </w:pPr>
      <w:bookmarkStart w:id="0" w:name="_Hlk155705805"/>
      <w:proofErr w:type="spellStart"/>
      <w:r w:rsidRPr="003F4067">
        <w:rPr>
          <w:rFonts w:ascii="Inter" w:hAnsi="Inter"/>
          <w:color w:val="073B4C"/>
          <w:sz w:val="20"/>
          <w:szCs w:val="20"/>
          <w:lang w:val="en-GB"/>
        </w:rPr>
        <w:t>SSiP</w:t>
      </w:r>
      <w:proofErr w:type="spellEnd"/>
      <w:r w:rsidRPr="003F4067">
        <w:rPr>
          <w:rFonts w:ascii="Inter" w:hAnsi="Inter"/>
          <w:color w:val="073B4C"/>
          <w:sz w:val="20"/>
          <w:szCs w:val="20"/>
          <w:lang w:val="en-GB"/>
        </w:rPr>
        <w:t xml:space="preserve"> Category</w:t>
      </w:r>
    </w:p>
    <w:bookmarkEnd w:id="0"/>
    <w:p w14:paraId="0CC26767" w14:textId="709C3993" w:rsidR="004F5868" w:rsidRPr="003F4067" w:rsidRDefault="004F5868" w:rsidP="004F5868">
      <w:pPr>
        <w:pStyle w:val="BodyText"/>
        <w:ind w:left="284"/>
        <w:rPr>
          <w:rFonts w:ascii="Inter" w:hAnsi="Inter"/>
          <w:color w:val="073B4C"/>
          <w:sz w:val="20"/>
          <w:szCs w:val="20"/>
          <w:lang w:val="en-GB"/>
        </w:rPr>
      </w:pPr>
      <w:r w:rsidRPr="004F5868">
        <w:rPr>
          <w:rFonts w:ascii="Inter" w:hAnsi="Inter"/>
          <w:color w:val="073B4C"/>
          <w:sz w:val="20"/>
          <w:szCs w:val="20"/>
        </w:rPr>
        <w:fldChar w:fldCharType="begin"/>
      </w:r>
      <w:r w:rsidRPr="003F4067">
        <w:rPr>
          <w:rFonts w:ascii="Inter" w:hAnsi="Inter"/>
          <w:color w:val="073B4C"/>
          <w:sz w:val="20"/>
          <w:szCs w:val="20"/>
          <w:lang w:val="en-GB"/>
        </w:rPr>
        <w:instrText xml:space="preserve"> DOCPROPERTY  "MFiles_PG9197AEF98C1A4A63885BD648FADA6171n1_PGC0340CE661A748D29232436101520A83"  \* MERGEFORMAT </w:instrText>
      </w:r>
      <w:r w:rsidRPr="004F5868">
        <w:rPr>
          <w:rFonts w:ascii="Inter" w:hAnsi="Inter"/>
          <w:color w:val="073B4C"/>
          <w:sz w:val="20"/>
          <w:szCs w:val="20"/>
        </w:rPr>
        <w:fldChar w:fldCharType="separate"/>
      </w:r>
      <w:r w:rsidR="000A33E4">
        <w:rPr>
          <w:rFonts w:ascii="Inter" w:hAnsi="Inter"/>
          <w:color w:val="073B4C"/>
          <w:sz w:val="20"/>
          <w:szCs w:val="20"/>
          <w:lang w:val="en-GB"/>
        </w:rPr>
        <w:t>[</w:t>
      </w:r>
      <w:proofErr w:type="spellStart"/>
      <w:r w:rsidR="000A33E4">
        <w:rPr>
          <w:rFonts w:ascii="Inter" w:hAnsi="Inter"/>
          <w:color w:val="073B4C"/>
          <w:sz w:val="20"/>
          <w:szCs w:val="20"/>
          <w:lang w:val="en-GB"/>
        </w:rPr>
        <w:t>CDM</w:t>
      </w:r>
      <w:proofErr w:type="spellEnd"/>
      <w:r w:rsidR="000A33E4">
        <w:rPr>
          <w:rFonts w:ascii="Inter" w:hAnsi="Inter"/>
          <w:color w:val="073B4C"/>
          <w:sz w:val="20"/>
          <w:szCs w:val="20"/>
          <w:lang w:val="en-GB"/>
        </w:rPr>
        <w:t xml:space="preserve"> Category Certificate]</w:t>
      </w:r>
      <w:r w:rsidRPr="004F5868">
        <w:rPr>
          <w:rFonts w:ascii="Inter" w:hAnsi="Inter"/>
          <w:color w:val="073B4C"/>
          <w:sz w:val="20"/>
          <w:szCs w:val="20"/>
        </w:rPr>
        <w:fldChar w:fldCharType="end"/>
      </w:r>
    </w:p>
    <w:p w14:paraId="1C66D8C7" w14:textId="77777777" w:rsidR="006901F2" w:rsidRPr="003F4067" w:rsidRDefault="006901F2" w:rsidP="001C0136">
      <w:pPr>
        <w:pStyle w:val="BodyText"/>
        <w:ind w:left="284"/>
        <w:rPr>
          <w:rFonts w:ascii="Inter" w:hAnsi="Inter"/>
          <w:color w:val="073B4C"/>
          <w:sz w:val="17"/>
          <w:lang w:val="en-GB"/>
        </w:rPr>
      </w:pPr>
    </w:p>
    <w:p w14:paraId="30970AF3" w14:textId="77777777" w:rsidR="006901F2" w:rsidRPr="003F4067" w:rsidRDefault="006901F2" w:rsidP="001C0136">
      <w:pPr>
        <w:pStyle w:val="BodyText"/>
        <w:ind w:left="284"/>
        <w:rPr>
          <w:rFonts w:ascii="Inter" w:hAnsi="Inter"/>
          <w:color w:val="073B4C"/>
          <w:sz w:val="17"/>
          <w:lang w:val="en-GB"/>
        </w:rPr>
      </w:pPr>
    </w:p>
    <w:p w14:paraId="26977F59" w14:textId="77777777" w:rsidR="006901F2" w:rsidRDefault="006901F2" w:rsidP="001C0136">
      <w:pPr>
        <w:spacing w:line="240" w:lineRule="auto"/>
        <w:ind w:left="284"/>
        <w:rPr>
          <w:rFonts w:ascii="Inter" w:hAnsi="Inter" w:cs="Calibri Light"/>
          <w:color w:val="073B4C"/>
          <w:sz w:val="20"/>
          <w:szCs w:val="20"/>
        </w:rPr>
      </w:pPr>
      <w:r w:rsidRPr="00971DE4">
        <w:rPr>
          <w:rFonts w:ascii="Inter" w:hAnsi="Inter" w:cs="Calibri Light"/>
          <w:color w:val="073B4C"/>
          <w:sz w:val="20"/>
          <w:szCs w:val="20"/>
        </w:rPr>
        <w:t>For and on behalf of Interface NRM Ltd:</w:t>
      </w:r>
    </w:p>
    <w:p w14:paraId="1CFD3F9E" w14:textId="52719F40" w:rsidR="006901F2" w:rsidRDefault="00185DB6" w:rsidP="001C0136">
      <w:pPr>
        <w:pStyle w:val="BodyText"/>
        <w:ind w:left="284"/>
        <w:rPr>
          <w:rFonts w:ascii="Inter" w:hAnsi="Inter"/>
          <w:color w:val="073B4C"/>
          <w:sz w:val="20"/>
          <w:szCs w:val="20"/>
        </w:rPr>
      </w:pPr>
      <w:r w:rsidRPr="00971DE4">
        <w:rPr>
          <w:rFonts w:ascii="Inter" w:hAnsi="Inter"/>
          <w:noProof/>
          <w:color w:val="073B4C"/>
          <w:sz w:val="20"/>
          <w:szCs w:val="20"/>
        </w:rPr>
        <w:drawing>
          <wp:inline distT="0" distB="0" distL="0" distR="0" wp14:anchorId="33D589A3" wp14:editId="2368C955">
            <wp:extent cx="1610436" cy="579744"/>
            <wp:effectExtent l="0" t="0" r="0" b="0"/>
            <wp:docPr id="37198164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907"/>
                    <a:stretch/>
                  </pic:blipFill>
                  <pic:spPr bwMode="auto">
                    <a:xfrm>
                      <a:off x="0" y="0"/>
                      <a:ext cx="1629849" cy="586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8375A7" w14:textId="77777777" w:rsidR="00F74F86" w:rsidRPr="00971DE4" w:rsidRDefault="00F74F86" w:rsidP="001C0136">
      <w:pPr>
        <w:pStyle w:val="BodyText"/>
        <w:ind w:left="284"/>
        <w:rPr>
          <w:rFonts w:ascii="Inter" w:hAnsi="Inter"/>
          <w:color w:val="073B4C"/>
          <w:sz w:val="20"/>
          <w:szCs w:val="20"/>
        </w:rPr>
      </w:pPr>
    </w:p>
    <w:p w14:paraId="1B2C60F6" w14:textId="6283122A" w:rsidR="006901F2" w:rsidRPr="00971DE4" w:rsidRDefault="00185DB6" w:rsidP="00F74F86">
      <w:pPr>
        <w:spacing w:after="0" w:line="240" w:lineRule="auto"/>
        <w:ind w:left="284"/>
        <w:rPr>
          <w:rFonts w:ascii="Inter" w:hAnsi="Inter"/>
          <w:b/>
          <w:color w:val="073B4C"/>
          <w:sz w:val="20"/>
          <w:szCs w:val="20"/>
        </w:rPr>
      </w:pPr>
      <w:r w:rsidRPr="00971DE4">
        <w:rPr>
          <w:rFonts w:ascii="Inter" w:hAnsi="Inter"/>
          <w:b/>
          <w:color w:val="073B4C"/>
          <w:sz w:val="20"/>
          <w:szCs w:val="20"/>
        </w:rPr>
        <w:t>Tim Barker</w:t>
      </w:r>
    </w:p>
    <w:p w14:paraId="5795D723" w14:textId="15631BD9" w:rsidR="00185DB6" w:rsidRPr="00971DE4" w:rsidRDefault="00185DB6" w:rsidP="00F74F86">
      <w:pPr>
        <w:spacing w:after="0" w:line="240" w:lineRule="auto"/>
        <w:ind w:left="284"/>
        <w:rPr>
          <w:rFonts w:ascii="Inter" w:hAnsi="Inter" w:cs="Calibri Light"/>
          <w:bCs/>
          <w:color w:val="073B4C"/>
          <w:sz w:val="20"/>
          <w:szCs w:val="20"/>
        </w:rPr>
      </w:pPr>
      <w:r w:rsidRPr="00971DE4">
        <w:rPr>
          <w:rFonts w:ascii="Inter" w:hAnsi="Inter"/>
          <w:bCs/>
          <w:color w:val="073B4C"/>
          <w:sz w:val="20"/>
          <w:szCs w:val="20"/>
        </w:rPr>
        <w:t>Director</w:t>
      </w:r>
    </w:p>
    <w:p w14:paraId="1090768A" w14:textId="77777777" w:rsidR="006901F2" w:rsidRPr="004E6DAB" w:rsidRDefault="006901F2" w:rsidP="001C0136">
      <w:pPr>
        <w:pStyle w:val="BodyText"/>
        <w:ind w:left="284"/>
        <w:rPr>
          <w:rFonts w:ascii="Inter" w:hAnsi="Inter"/>
          <w:color w:val="073B4C"/>
          <w:sz w:val="20"/>
          <w:szCs w:val="20"/>
        </w:rPr>
      </w:pPr>
    </w:p>
    <w:p w14:paraId="3B8122DB" w14:textId="2F0C04EE" w:rsidR="004E6DAB" w:rsidRPr="004E6DAB" w:rsidRDefault="004E6DAB" w:rsidP="004E6DAB">
      <w:pPr>
        <w:spacing w:after="0"/>
        <w:ind w:left="284"/>
        <w:rPr>
          <w:rFonts w:ascii="Inter" w:hAnsi="Inter" w:cs="Calibri Light"/>
          <w:b/>
          <w:bCs/>
          <w:color w:val="073B4C"/>
          <w:sz w:val="20"/>
          <w:szCs w:val="20"/>
        </w:rPr>
      </w:pPr>
      <w:r w:rsidRPr="004E6DAB">
        <w:rPr>
          <w:rFonts w:ascii="Inter" w:hAnsi="Inter" w:cs="Calibri Light"/>
          <w:color w:val="073B4C"/>
          <w:sz w:val="20"/>
          <w:szCs w:val="20"/>
        </w:rPr>
        <w:t xml:space="preserve">First Issued: </w:t>
      </w:r>
      <w:r w:rsidR="000A33E4">
        <w:rPr>
          <w:rFonts w:ascii="Inter" w:hAnsi="Inter" w:cs="Calibri Light"/>
          <w:b/>
          <w:bCs/>
          <w:color w:val="073B4C"/>
          <w:sz w:val="20"/>
          <w:szCs w:val="20"/>
        </w:rPr>
        <w:fldChar w:fldCharType="begin"/>
      </w:r>
      <w:r w:rsidR="000A33E4">
        <w:rPr>
          <w:rFonts w:ascii="Inter" w:hAnsi="Inter" w:cs="Calibri Light"/>
          <w:b/>
          <w:bCs/>
          <w:color w:val="073B4C"/>
          <w:sz w:val="20"/>
          <w:szCs w:val="20"/>
        </w:rPr>
        <w:instrText xml:space="preserve"> DOCPROPERTY  "MFiles_PG9197AEF98C1A4A63885BD648FADA6171n1_PG3C093C6B08944B25A5BC653F58A75ADA"  \* MERGEFORMAT </w:instrText>
      </w:r>
      <w:r w:rsidR="000A33E4">
        <w:rPr>
          <w:rFonts w:ascii="Inter" w:hAnsi="Inter" w:cs="Calibri Light"/>
          <w:b/>
          <w:bCs/>
          <w:color w:val="073B4C"/>
          <w:sz w:val="20"/>
          <w:szCs w:val="20"/>
        </w:rPr>
        <w:fldChar w:fldCharType="separate"/>
      </w:r>
      <w:r w:rsidR="000A33E4">
        <w:rPr>
          <w:rFonts w:ascii="Inter" w:hAnsi="Inter" w:cs="Calibri Light"/>
          <w:b/>
          <w:bCs/>
          <w:color w:val="073B4C"/>
          <w:sz w:val="20"/>
          <w:szCs w:val="20"/>
        </w:rPr>
        <w:t>[First Issue Date]</w:t>
      </w:r>
      <w:r w:rsidR="000A33E4">
        <w:rPr>
          <w:rFonts w:ascii="Inter" w:hAnsi="Inter" w:cs="Calibri Light"/>
          <w:b/>
          <w:bCs/>
          <w:color w:val="073B4C"/>
          <w:sz w:val="20"/>
          <w:szCs w:val="20"/>
        </w:rPr>
        <w:fldChar w:fldCharType="end"/>
      </w:r>
    </w:p>
    <w:p w14:paraId="64230DDD" w14:textId="151A0BB1" w:rsidR="004E6DAB" w:rsidRPr="004E6DAB" w:rsidRDefault="004E6DAB" w:rsidP="004E6DAB">
      <w:pPr>
        <w:spacing w:after="0"/>
        <w:ind w:left="284"/>
        <w:rPr>
          <w:rFonts w:ascii="Inter" w:hAnsi="Inter" w:cs="Calibri Light"/>
          <w:color w:val="073B4C"/>
          <w:sz w:val="20"/>
          <w:szCs w:val="20"/>
        </w:rPr>
      </w:pPr>
      <w:r w:rsidRPr="004E6DAB">
        <w:rPr>
          <w:rFonts w:ascii="Inter" w:hAnsi="Inter" w:cs="Calibri Light"/>
          <w:color w:val="073B4C"/>
          <w:sz w:val="20"/>
          <w:szCs w:val="20"/>
        </w:rPr>
        <w:t xml:space="preserve">Interface First Issued: </w:t>
      </w:r>
      <w:r w:rsidR="000A33E4">
        <w:rPr>
          <w:rFonts w:ascii="Inter" w:hAnsi="Inter" w:cs="Calibri Light"/>
          <w:b/>
          <w:bCs/>
          <w:color w:val="073B4C"/>
          <w:sz w:val="20"/>
          <w:szCs w:val="20"/>
        </w:rPr>
        <w:fldChar w:fldCharType="begin"/>
      </w:r>
      <w:r w:rsidR="000A33E4">
        <w:rPr>
          <w:rFonts w:ascii="Inter" w:hAnsi="Inter" w:cs="Calibri Light"/>
          <w:b/>
          <w:bCs/>
          <w:color w:val="073B4C"/>
          <w:sz w:val="20"/>
          <w:szCs w:val="20"/>
        </w:rPr>
        <w:instrText xml:space="preserve"> DOCPROPERTY  "MFiles_PG9197AEF98C1A4A63885BD648FADA6171n1_PG089F33CE3D6E47CA945018610A3F027E"  \* MERGEFORMAT </w:instrText>
      </w:r>
      <w:r w:rsidR="000A33E4">
        <w:rPr>
          <w:rFonts w:ascii="Inter" w:hAnsi="Inter" w:cs="Calibri Light"/>
          <w:b/>
          <w:bCs/>
          <w:color w:val="073B4C"/>
          <w:sz w:val="20"/>
          <w:szCs w:val="20"/>
        </w:rPr>
        <w:fldChar w:fldCharType="separate"/>
      </w:r>
      <w:r w:rsidR="000A33E4">
        <w:rPr>
          <w:rFonts w:ascii="Inter" w:hAnsi="Inter" w:cs="Calibri Light"/>
          <w:b/>
          <w:bCs/>
          <w:color w:val="073B4C"/>
          <w:sz w:val="20"/>
          <w:szCs w:val="20"/>
        </w:rPr>
        <w:t>[Interface Issue Date]</w:t>
      </w:r>
      <w:r w:rsidR="000A33E4">
        <w:rPr>
          <w:rFonts w:ascii="Inter" w:hAnsi="Inter" w:cs="Calibri Light"/>
          <w:b/>
          <w:bCs/>
          <w:color w:val="073B4C"/>
          <w:sz w:val="20"/>
          <w:szCs w:val="20"/>
        </w:rPr>
        <w:fldChar w:fldCharType="end"/>
      </w:r>
    </w:p>
    <w:p w14:paraId="2FD7BD1D" w14:textId="77777777" w:rsidR="004E6DAB" w:rsidRPr="004E6DAB" w:rsidRDefault="004E6DAB" w:rsidP="004E6DAB">
      <w:pPr>
        <w:spacing w:after="0"/>
        <w:ind w:left="284"/>
        <w:jc w:val="both"/>
        <w:rPr>
          <w:rFonts w:ascii="Inter" w:hAnsi="Inter"/>
          <w:color w:val="073B4C"/>
          <w:sz w:val="20"/>
          <w:szCs w:val="20"/>
        </w:rPr>
      </w:pPr>
      <w:r w:rsidRPr="004E6DAB">
        <w:rPr>
          <w:rFonts w:ascii="Inter" w:hAnsi="Inter"/>
          <w:color w:val="073B4C"/>
          <w:sz w:val="20"/>
          <w:szCs w:val="20"/>
        </w:rPr>
        <w:t xml:space="preserve">Latest Issue Date: </w:t>
      </w:r>
      <w:r w:rsidRPr="004E6DAB">
        <w:rPr>
          <w:rFonts w:ascii="Inter" w:hAnsi="Inter"/>
          <w:b/>
          <w:bCs/>
          <w:color w:val="073B4C"/>
          <w:sz w:val="20"/>
          <w:szCs w:val="20"/>
        </w:rPr>
        <w:t>DD/MM/YYYY</w:t>
      </w:r>
      <w:r w:rsidRPr="004E6DAB">
        <w:rPr>
          <w:rFonts w:ascii="Inter" w:hAnsi="Inter"/>
          <w:b/>
          <w:bCs/>
          <w:color w:val="073B4C"/>
          <w:sz w:val="20"/>
          <w:szCs w:val="20"/>
        </w:rPr>
        <w:tab/>
      </w:r>
    </w:p>
    <w:p w14:paraId="26F325D9" w14:textId="2810B440" w:rsidR="00156707" w:rsidRDefault="004E6DAB" w:rsidP="004E6DAB">
      <w:pPr>
        <w:spacing w:after="0"/>
        <w:ind w:left="284"/>
        <w:rPr>
          <w:rFonts w:ascii="Inter" w:hAnsi="Inter"/>
          <w:b/>
          <w:bCs/>
          <w:color w:val="073B4C"/>
          <w:sz w:val="20"/>
          <w:szCs w:val="20"/>
        </w:rPr>
      </w:pPr>
      <w:r w:rsidRPr="004E6DAB">
        <w:rPr>
          <w:rFonts w:ascii="Inter" w:hAnsi="Inter"/>
          <w:color w:val="073B4C"/>
          <w:sz w:val="20"/>
          <w:szCs w:val="20"/>
        </w:rPr>
        <w:t xml:space="preserve">Certificate Expiry Date: </w:t>
      </w:r>
      <w:r w:rsidR="000A33E4">
        <w:rPr>
          <w:rFonts w:ascii="Inter" w:hAnsi="Inter"/>
          <w:b/>
          <w:bCs/>
          <w:color w:val="073B4C"/>
          <w:sz w:val="20"/>
          <w:szCs w:val="20"/>
        </w:rPr>
        <w:fldChar w:fldCharType="begin"/>
      </w:r>
      <w:r w:rsidR="000A33E4">
        <w:rPr>
          <w:rFonts w:ascii="Inter" w:hAnsi="Inter"/>
          <w:b/>
          <w:bCs/>
          <w:color w:val="073B4C"/>
          <w:sz w:val="20"/>
          <w:szCs w:val="20"/>
        </w:rPr>
        <w:instrText xml:space="preserve"> DOCPROPERTY  "MFiles_PG9197AEF98C1A4A63885BD648FADA6171n1_PGDFD9CBEF32E54513953440AADDBBCF17"  \* MERGEFORMAT </w:instrText>
      </w:r>
      <w:r w:rsidR="000A33E4">
        <w:rPr>
          <w:rFonts w:ascii="Inter" w:hAnsi="Inter"/>
          <w:b/>
          <w:bCs/>
          <w:color w:val="073B4C"/>
          <w:sz w:val="20"/>
          <w:szCs w:val="20"/>
        </w:rPr>
        <w:fldChar w:fldCharType="separate"/>
      </w:r>
      <w:r w:rsidR="000A33E4">
        <w:rPr>
          <w:rFonts w:ascii="Inter" w:hAnsi="Inter"/>
          <w:b/>
          <w:bCs/>
          <w:color w:val="073B4C"/>
          <w:sz w:val="20"/>
          <w:szCs w:val="20"/>
        </w:rPr>
        <w:t>[Expiry Date]</w:t>
      </w:r>
      <w:r w:rsidR="000A33E4">
        <w:rPr>
          <w:rFonts w:ascii="Inter" w:hAnsi="Inter"/>
          <w:b/>
          <w:bCs/>
          <w:color w:val="073B4C"/>
          <w:sz w:val="20"/>
          <w:szCs w:val="20"/>
        </w:rPr>
        <w:fldChar w:fldCharType="end"/>
      </w:r>
    </w:p>
    <w:p w14:paraId="1CFC67FB" w14:textId="77777777" w:rsidR="003F4067" w:rsidRPr="004E6DAB" w:rsidRDefault="003F4067" w:rsidP="004E6DAB">
      <w:pPr>
        <w:spacing w:after="0"/>
        <w:ind w:left="284"/>
        <w:rPr>
          <w:rFonts w:ascii="Inter" w:hAnsi="Inter"/>
          <w:color w:val="073B4C"/>
          <w:sz w:val="20"/>
          <w:szCs w:val="20"/>
        </w:rPr>
      </w:pPr>
    </w:p>
    <w:p w14:paraId="2E5C9DB2" w14:textId="5999C11A" w:rsidR="00156707" w:rsidRPr="00156707" w:rsidRDefault="00156707" w:rsidP="004E6DAB">
      <w:pPr>
        <w:spacing w:after="0" w:line="240" w:lineRule="auto"/>
        <w:ind w:left="284"/>
        <w:rPr>
          <w:rFonts w:ascii="Inter" w:hAnsi="Inter" w:cs="Calibri Light"/>
          <w:b/>
          <w:bCs/>
          <w:color w:val="073B4C"/>
          <w:sz w:val="20"/>
          <w:szCs w:val="20"/>
          <w:lang w:val="en-US"/>
        </w:rPr>
      </w:pPr>
      <w:r w:rsidRPr="00156707">
        <w:rPr>
          <w:rFonts w:ascii="Inter" w:hAnsi="Inter" w:cs="Calibri Light"/>
          <w:color w:val="073B4C"/>
          <w:sz w:val="20"/>
          <w:szCs w:val="20"/>
          <w:lang w:val="en-US"/>
        </w:rPr>
        <w:t xml:space="preserve">Full validation of this certificate should be made via the SSIP Portal </w:t>
      </w:r>
      <w:hyperlink r:id="rId12" w:history="1">
        <w:r w:rsidRPr="00156707">
          <w:rPr>
            <w:rStyle w:val="Hyperlink"/>
            <w:rFonts w:ascii="Inter" w:hAnsi="Inter" w:cs="Calibri Light"/>
            <w:sz w:val="20"/>
            <w:szCs w:val="20"/>
            <w:lang w:val="en-US"/>
          </w:rPr>
          <w:t>www.ssipportal.org.uk</w:t>
        </w:r>
      </w:hyperlink>
    </w:p>
    <w:sectPr w:rsidR="00156707" w:rsidRPr="00156707" w:rsidSect="00AA581E">
      <w:headerReference w:type="even" r:id="rId13"/>
      <w:headerReference w:type="default" r:id="rId14"/>
      <w:headerReference w:type="first" r:id="rId15"/>
      <w:pgSz w:w="11906" w:h="16838" w:code="9"/>
      <w:pgMar w:top="1440" w:right="1440" w:bottom="1440" w:left="1440" w:header="0" w:footer="113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F2E930" w14:textId="77777777" w:rsidR="00E56F7A" w:rsidRDefault="00E56F7A">
      <w:pPr>
        <w:spacing w:after="0" w:line="240" w:lineRule="auto"/>
      </w:pPr>
      <w:r>
        <w:separator/>
      </w:r>
    </w:p>
  </w:endnote>
  <w:endnote w:type="continuationSeparator" w:id="0">
    <w:p w14:paraId="50C915A3" w14:textId="77777777" w:rsidR="00E56F7A" w:rsidRDefault="00E56F7A">
      <w:pPr>
        <w:spacing w:after="0" w:line="240" w:lineRule="auto"/>
      </w:pPr>
      <w:r>
        <w:continuationSeparator/>
      </w:r>
    </w:p>
  </w:endnote>
  <w:endnote w:type="continuationNotice" w:id="1">
    <w:p w14:paraId="0C712B37" w14:textId="77777777" w:rsidR="00E56F7A" w:rsidRDefault="00E56F7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-Light">
    <w:altName w:val="Calibri"/>
    <w:charset w:val="00"/>
    <w:family w:val="swiss"/>
    <w:pitch w:val="variable"/>
  </w:font>
  <w:font w:name="Inter">
    <w:panose1 w:val="02000503000000020004"/>
    <w:charset w:val="00"/>
    <w:family w:val="auto"/>
    <w:pitch w:val="variable"/>
    <w:sig w:usb0="E0000AFF" w:usb1="5200A1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3D373F" w14:textId="77777777" w:rsidR="00E56F7A" w:rsidRDefault="00E56F7A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5616C02C" w14:textId="77777777" w:rsidR="00E56F7A" w:rsidRDefault="00E56F7A">
      <w:pPr>
        <w:spacing w:after="0" w:line="240" w:lineRule="auto"/>
      </w:pPr>
      <w:r>
        <w:continuationSeparator/>
      </w:r>
    </w:p>
  </w:footnote>
  <w:footnote w:type="continuationNotice" w:id="1">
    <w:p w14:paraId="7931AB37" w14:textId="77777777" w:rsidR="00E56F7A" w:rsidRDefault="00E56F7A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F35BB2" w14:textId="05619CA3" w:rsidR="00E027B0" w:rsidRDefault="00000000">
    <w:pPr>
      <w:pStyle w:val="Header"/>
    </w:pPr>
    <w:r>
      <w:rPr>
        <w:noProof/>
      </w:rPr>
      <w:pict w14:anchorId="0CC2BC6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84688" o:spid="_x0000_s1095" type="#_x0000_t75" style="position:absolute;margin-left:0;margin-top:0;width:595.4pt;height:842.15pt;z-index:-251645949;mso-position-horizontal:center;mso-position-horizontal-relative:margin;mso-position-vertical:center;mso-position-vertical-relative:margin" o:allowincell="f">
          <v:imagedata r:id="rId1" o:title="ISO 45001SSIP Certificate (1)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EE66E6" w14:textId="25C3B00A" w:rsidR="001C6DC0" w:rsidRDefault="00000000">
    <w:pPr>
      <w:pStyle w:val="Header"/>
    </w:pPr>
    <w:r>
      <w:rPr>
        <w:noProof/>
      </w:rPr>
      <w:pict w14:anchorId="5F452E9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84689" o:spid="_x0000_s1096" type="#_x0000_t75" style="position:absolute;margin-left:0;margin-top:0;width:595.4pt;height:842.15pt;z-index:-251644925;mso-position-horizontal:center;mso-position-horizontal-relative:margin;mso-position-vertical:center;mso-position-vertical-relative:margin" o:allowincell="f">
          <v:imagedata r:id="rId1" o:title="ISO 45001SSIP Certificate (1)"/>
          <w10:wrap anchorx="margin" anchory="margin"/>
        </v:shape>
      </w:pict>
    </w:r>
    <w:r w:rsidR="00752B7E">
      <w:rPr>
        <w:noProof/>
      </w:rPr>
      <mc:AlternateContent>
        <mc:Choice Requires="wps">
          <w:drawing>
            <wp:anchor distT="0" distB="0" distL="114300" distR="114300" simplePos="0" relativeHeight="251657215" behindDoc="0" locked="0" layoutInCell="1" allowOverlap="1" wp14:anchorId="5BEE66DE" wp14:editId="24FAEEB7">
              <wp:simplePos x="0" y="0"/>
              <wp:positionH relativeFrom="page">
                <wp:posOffset>-574158</wp:posOffset>
              </wp:positionH>
              <wp:positionV relativeFrom="paragraph">
                <wp:posOffset>-1648047</wp:posOffset>
              </wp:positionV>
              <wp:extent cx="1095153" cy="16887825"/>
              <wp:effectExtent l="0" t="0" r="0" b="9525"/>
              <wp:wrapNone/>
              <wp:docPr id="568911999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095153" cy="16887825"/>
                      </a:xfrm>
                      <a:prstGeom prst="rect">
                        <a:avLst/>
                      </a:prstGeom>
                      <a:solidFill>
                        <a:srgbClr val="C6FFF9"/>
                      </a:solidFill>
                      <a:ln w="12701" cap="flat">
                        <a:noFill/>
                        <a:prstDash val="solid"/>
                        <a:miter/>
                      </a:ln>
                    </wps:spPr>
                    <wps:bodyPr lIns="0" tIns="0" rIns="0" bIns="0"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0B4F601" id="Rectangle 1" o:spid="_x0000_s1026" style="position:absolute;margin-left:-45.2pt;margin-top:-129.75pt;width:86.25pt;height:1329.75pt;z-index:251657215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" fillcolor="#c6fff9" stroked="f" strokeweight=".35281mm">
              <v:textbox inset="0,0,0,0"/>
              <w10:wrap anchorx="page"/>
            </v:rect>
          </w:pict>
        </mc:Fallback>
      </mc:AlternateContent>
    </w:r>
  </w:p>
  <w:p w14:paraId="5BEE66E7" w14:textId="74722908" w:rsidR="001C6DC0" w:rsidRDefault="00990039">
    <w:pPr>
      <w:pStyle w:val="Header"/>
    </w:pPr>
    <w:r>
      <w:rPr>
        <w:noProof/>
      </w:rPr>
      <w:drawing>
        <wp:anchor distT="0" distB="0" distL="114300" distR="114300" simplePos="0" relativeHeight="251668483" behindDoc="1" locked="0" layoutInCell="1" allowOverlap="1" wp14:anchorId="5938D0FF" wp14:editId="095527E6">
          <wp:simplePos x="0" y="0"/>
          <wp:positionH relativeFrom="margin">
            <wp:align>center</wp:align>
          </wp:positionH>
          <wp:positionV relativeFrom="paragraph">
            <wp:posOffset>14605</wp:posOffset>
          </wp:positionV>
          <wp:extent cx="2781300" cy="570230"/>
          <wp:effectExtent l="0" t="0" r="0" b="1270"/>
          <wp:wrapNone/>
          <wp:docPr id="689076722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81300" cy="5702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706171">
      <w:rPr>
        <w:noProof/>
      </w:rPr>
      <w:drawing>
        <wp:anchor distT="0" distB="0" distL="114300" distR="114300" simplePos="0" relativeHeight="251656190" behindDoc="1" locked="0" layoutInCell="1" allowOverlap="1" wp14:anchorId="4785405B" wp14:editId="4F03DBCB">
          <wp:simplePos x="0" y="0"/>
          <wp:positionH relativeFrom="column">
            <wp:posOffset>3154680</wp:posOffset>
          </wp:positionH>
          <wp:positionV relativeFrom="paragraph">
            <wp:posOffset>4378325</wp:posOffset>
          </wp:positionV>
          <wp:extent cx="5199380" cy="5199380"/>
          <wp:effectExtent l="0" t="0" r="1270" b="1270"/>
          <wp:wrapNone/>
          <wp:docPr id="825106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99380" cy="51993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8CF445" w14:textId="03CB0810" w:rsidR="00AA581E" w:rsidRDefault="00000000" w:rsidP="00AA581E">
    <w:pPr>
      <w:pStyle w:val="Header"/>
      <w:rPr>
        <w:del w:id="1" w:author="Amy Buckler" w:date="2025-02-18T15:01:00Z" w16du:dateUtc="2025-02-18T15:01:00Z"/>
      </w:rPr>
    </w:pPr>
    <w:r>
      <w:rPr>
        <w:noProof/>
      </w:rPr>
      <w:pict w14:anchorId="1F01067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84687" o:spid="_x0000_s1094" type="#_x0000_t75" style="position:absolute;margin-left:0;margin-top:0;width:595.4pt;height:842.15pt;z-index:-251646973;mso-position-horizontal:center;mso-position-horizontal-relative:margin;mso-position-vertical:center;mso-position-vertical-relative:margin" o:allowincell="f">
          <v:imagedata r:id="rId1" o:title="ISO 45001SSIP Certificate (1)"/>
          <w10:wrap anchorx="margin" anchory="margin"/>
        </v:shape>
      </w:pict>
    </w:r>
  </w:p>
  <w:p w14:paraId="0883CB3E" w14:textId="77777777" w:rsidR="00AA581E" w:rsidRDefault="00AA581E" w:rsidP="00AA581E">
    <w:pPr>
      <w:pStyle w:val="Header"/>
      <w:rPr>
        <w:del w:id="2" w:author="Amy Buckler" w:date="2025-02-18T15:01:00Z" w16du:dateUtc="2025-02-18T15:01:00Z"/>
      </w:rPr>
    </w:pPr>
  </w:p>
  <w:p w14:paraId="06841F00" w14:textId="1E1DA0F7" w:rsidR="00AA581E" w:rsidRDefault="00AA581E" w:rsidP="00AA581E">
    <w:pPr>
      <w:pStyle w:val="Header"/>
      <w:rPr>
        <w:ins w:id="3" w:author="Amy Buckler" w:date="2025-02-18T15:01:00Z" w16du:dateUtc="2025-02-18T15:01:00Z"/>
      </w:rPr>
    </w:pPr>
  </w:p>
  <w:p w14:paraId="15A5F61B" w14:textId="77639E54" w:rsidR="00AA581E" w:rsidRDefault="00AA581E" w:rsidP="00AA581E">
    <w:pPr>
      <w:pStyle w:val="Header"/>
      <w:rPr>
        <w:ins w:id="4" w:author="Amy Buckler" w:date="2025-02-18T15:01:00Z" w16du:dateUtc="2025-02-18T15:01:00Z"/>
      </w:rPr>
    </w:pPr>
  </w:p>
  <w:p w14:paraId="26B2902F" w14:textId="4461BB6D" w:rsidR="00AA581E" w:rsidRDefault="007D2B99" w:rsidP="007D2B99">
    <w:pPr>
      <w:pStyle w:val="Header"/>
      <w:tabs>
        <w:tab w:val="clear" w:pos="4513"/>
        <w:tab w:val="clear" w:pos="9026"/>
        <w:tab w:val="left" w:pos="1860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60EFD"/>
    <w:multiLevelType w:val="hybridMultilevel"/>
    <w:tmpl w:val="FC889684"/>
    <w:lvl w:ilvl="0" w:tplc="3F18FDF8">
      <w:start w:val="1"/>
      <w:numFmt w:val="bullet"/>
      <w:lvlText w:val=""/>
      <w:lvlJc w:val="left"/>
      <w:pPr>
        <w:ind w:left="0" w:firstLine="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2E6EF8"/>
    <w:multiLevelType w:val="hybridMultilevel"/>
    <w:tmpl w:val="4B88037A"/>
    <w:lvl w:ilvl="0" w:tplc="9C5E6642">
      <w:start w:val="1"/>
      <w:numFmt w:val="bullet"/>
      <w:suff w:val="space"/>
      <w:lvlText w:val=""/>
      <w:lvlJc w:val="left"/>
      <w:pPr>
        <w:ind w:left="0" w:firstLine="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A8257D"/>
    <w:multiLevelType w:val="hybridMultilevel"/>
    <w:tmpl w:val="C11AB50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283233"/>
    <w:multiLevelType w:val="hybridMultilevel"/>
    <w:tmpl w:val="59266246"/>
    <w:lvl w:ilvl="0" w:tplc="467C7996">
      <w:start w:val="1"/>
      <w:numFmt w:val="bullet"/>
      <w:lvlText w:val=""/>
      <w:lvlJc w:val="left"/>
      <w:pPr>
        <w:ind w:left="0" w:firstLine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7C6FC6"/>
    <w:multiLevelType w:val="multilevel"/>
    <w:tmpl w:val="ACAE0642"/>
    <w:lvl w:ilvl="0">
      <w:numFmt w:val="bullet"/>
      <w:lvlText w:val=""/>
      <w:lvlJc w:val="left"/>
      <w:pPr>
        <w:ind w:left="1418" w:hanging="1418"/>
      </w:pPr>
      <w:rPr>
        <w:rFonts w:ascii="Symbol" w:hAnsi="Symbol"/>
      </w:rPr>
    </w:lvl>
    <w:lvl w:ilvl="1">
      <w:numFmt w:val="bullet"/>
      <w:lvlText w:val="o"/>
      <w:lvlJc w:val="left"/>
      <w:pPr>
        <w:ind w:left="2574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3294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4014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734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5454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6174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894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7614" w:hanging="360"/>
      </w:pPr>
      <w:rPr>
        <w:rFonts w:ascii="Wingdings" w:hAnsi="Wingdings"/>
      </w:rPr>
    </w:lvl>
  </w:abstractNum>
  <w:abstractNum w:abstractNumId="5" w15:restartNumberingAfterBreak="0">
    <w:nsid w:val="753004CC"/>
    <w:multiLevelType w:val="multilevel"/>
    <w:tmpl w:val="6D7C9F8E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" w15:restartNumberingAfterBreak="0">
    <w:nsid w:val="79B14527"/>
    <w:multiLevelType w:val="hybridMultilevel"/>
    <w:tmpl w:val="D1A05D8C"/>
    <w:lvl w:ilvl="0" w:tplc="64D6C760">
      <w:start w:val="1"/>
      <w:numFmt w:val="bullet"/>
      <w:lvlText w:val=""/>
      <w:lvlJc w:val="left"/>
      <w:pPr>
        <w:ind w:left="1134" w:hanging="1134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4188544">
    <w:abstractNumId w:val="5"/>
  </w:num>
  <w:num w:numId="2" w16cid:durableId="812211835">
    <w:abstractNumId w:val="4"/>
  </w:num>
  <w:num w:numId="3" w16cid:durableId="1666325542">
    <w:abstractNumId w:val="2"/>
  </w:num>
  <w:num w:numId="4" w16cid:durableId="133790058">
    <w:abstractNumId w:val="3"/>
  </w:num>
  <w:num w:numId="5" w16cid:durableId="685256446">
    <w:abstractNumId w:val="0"/>
  </w:num>
  <w:num w:numId="6" w16cid:durableId="886062803">
    <w:abstractNumId w:val="6"/>
  </w:num>
  <w:num w:numId="7" w16cid:durableId="2132047680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my Buckler">
    <w15:presenceInfo w15:providerId="AD" w15:userId="S::amybuckler@interface-nrm.co.uk::cdae216e-ba98-4616-9b1b-263511995ef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autoHyphenation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400D"/>
    <w:rsid w:val="00000176"/>
    <w:rsid w:val="00002FD3"/>
    <w:rsid w:val="0000570D"/>
    <w:rsid w:val="000074F4"/>
    <w:rsid w:val="00011BA6"/>
    <w:rsid w:val="0001423A"/>
    <w:rsid w:val="00016BF9"/>
    <w:rsid w:val="000211AD"/>
    <w:rsid w:val="000239D5"/>
    <w:rsid w:val="00023FDF"/>
    <w:rsid w:val="00032CC3"/>
    <w:rsid w:val="00035A08"/>
    <w:rsid w:val="000369C9"/>
    <w:rsid w:val="00047C1E"/>
    <w:rsid w:val="000540F3"/>
    <w:rsid w:val="0006340E"/>
    <w:rsid w:val="00065020"/>
    <w:rsid w:val="00071A7A"/>
    <w:rsid w:val="00080932"/>
    <w:rsid w:val="0008186F"/>
    <w:rsid w:val="000830EA"/>
    <w:rsid w:val="000A1BB1"/>
    <w:rsid w:val="000A33E4"/>
    <w:rsid w:val="000B03CF"/>
    <w:rsid w:val="000B5269"/>
    <w:rsid w:val="000C29F3"/>
    <w:rsid w:val="000D1A00"/>
    <w:rsid w:val="000E6FCA"/>
    <w:rsid w:val="000F0FCD"/>
    <w:rsid w:val="000F249D"/>
    <w:rsid w:val="000F45D3"/>
    <w:rsid w:val="00101D18"/>
    <w:rsid w:val="00107FCD"/>
    <w:rsid w:val="00112243"/>
    <w:rsid w:val="0011421C"/>
    <w:rsid w:val="00121BFD"/>
    <w:rsid w:val="0013483A"/>
    <w:rsid w:val="001440E7"/>
    <w:rsid w:val="001532E3"/>
    <w:rsid w:val="00155EA2"/>
    <w:rsid w:val="00156707"/>
    <w:rsid w:val="00165AAC"/>
    <w:rsid w:val="00166168"/>
    <w:rsid w:val="00170CED"/>
    <w:rsid w:val="0018489A"/>
    <w:rsid w:val="00185DB6"/>
    <w:rsid w:val="001A07C4"/>
    <w:rsid w:val="001A201A"/>
    <w:rsid w:val="001A5C33"/>
    <w:rsid w:val="001B6F23"/>
    <w:rsid w:val="001B75A5"/>
    <w:rsid w:val="001C0136"/>
    <w:rsid w:val="001C6DC0"/>
    <w:rsid w:val="001E4A51"/>
    <w:rsid w:val="00211ABD"/>
    <w:rsid w:val="0022429D"/>
    <w:rsid w:val="0022592D"/>
    <w:rsid w:val="0022715B"/>
    <w:rsid w:val="00235973"/>
    <w:rsid w:val="00237960"/>
    <w:rsid w:val="0026250E"/>
    <w:rsid w:val="00267067"/>
    <w:rsid w:val="00267B8D"/>
    <w:rsid w:val="00271D52"/>
    <w:rsid w:val="00273678"/>
    <w:rsid w:val="0028617E"/>
    <w:rsid w:val="002935D7"/>
    <w:rsid w:val="002B3AA2"/>
    <w:rsid w:val="002B3B90"/>
    <w:rsid w:val="002B5CD6"/>
    <w:rsid w:val="002B5F07"/>
    <w:rsid w:val="002C63E5"/>
    <w:rsid w:val="002E6F13"/>
    <w:rsid w:val="00305A02"/>
    <w:rsid w:val="00306135"/>
    <w:rsid w:val="00310D2C"/>
    <w:rsid w:val="00317832"/>
    <w:rsid w:val="0032673C"/>
    <w:rsid w:val="003318F6"/>
    <w:rsid w:val="00331C4E"/>
    <w:rsid w:val="00334E18"/>
    <w:rsid w:val="00345299"/>
    <w:rsid w:val="00376A03"/>
    <w:rsid w:val="0038629E"/>
    <w:rsid w:val="003873A2"/>
    <w:rsid w:val="003B04C5"/>
    <w:rsid w:val="003B326C"/>
    <w:rsid w:val="003C400D"/>
    <w:rsid w:val="003D5E95"/>
    <w:rsid w:val="003E31A9"/>
    <w:rsid w:val="003E47B7"/>
    <w:rsid w:val="003E5373"/>
    <w:rsid w:val="003E7959"/>
    <w:rsid w:val="003E7BE8"/>
    <w:rsid w:val="003F2217"/>
    <w:rsid w:val="003F4067"/>
    <w:rsid w:val="0040327D"/>
    <w:rsid w:val="0042502F"/>
    <w:rsid w:val="00427B71"/>
    <w:rsid w:val="00433D92"/>
    <w:rsid w:val="004442ED"/>
    <w:rsid w:val="0044432A"/>
    <w:rsid w:val="00452B6A"/>
    <w:rsid w:val="00480D33"/>
    <w:rsid w:val="004946AF"/>
    <w:rsid w:val="004A0F63"/>
    <w:rsid w:val="004A2866"/>
    <w:rsid w:val="004B2D9A"/>
    <w:rsid w:val="004B40FD"/>
    <w:rsid w:val="004C6DA4"/>
    <w:rsid w:val="004D1EA0"/>
    <w:rsid w:val="004D3B37"/>
    <w:rsid w:val="004E5F9D"/>
    <w:rsid w:val="004E6DAB"/>
    <w:rsid w:val="004F0E7B"/>
    <w:rsid w:val="004F5868"/>
    <w:rsid w:val="004F6919"/>
    <w:rsid w:val="004F70CA"/>
    <w:rsid w:val="00500234"/>
    <w:rsid w:val="00504E32"/>
    <w:rsid w:val="00513A27"/>
    <w:rsid w:val="0052446B"/>
    <w:rsid w:val="00525E1D"/>
    <w:rsid w:val="00534385"/>
    <w:rsid w:val="00557CD1"/>
    <w:rsid w:val="0057376E"/>
    <w:rsid w:val="00575716"/>
    <w:rsid w:val="00590E12"/>
    <w:rsid w:val="00595ADB"/>
    <w:rsid w:val="005B5545"/>
    <w:rsid w:val="005C31BD"/>
    <w:rsid w:val="005D3C8B"/>
    <w:rsid w:val="005E6199"/>
    <w:rsid w:val="005F29BD"/>
    <w:rsid w:val="00606544"/>
    <w:rsid w:val="00616768"/>
    <w:rsid w:val="006246A6"/>
    <w:rsid w:val="006445D7"/>
    <w:rsid w:val="00652279"/>
    <w:rsid w:val="00663490"/>
    <w:rsid w:val="00675EED"/>
    <w:rsid w:val="006901F2"/>
    <w:rsid w:val="006921DD"/>
    <w:rsid w:val="0069723B"/>
    <w:rsid w:val="006A0142"/>
    <w:rsid w:val="006A5B8F"/>
    <w:rsid w:val="006A7B6F"/>
    <w:rsid w:val="006B7EE9"/>
    <w:rsid w:val="006D5A55"/>
    <w:rsid w:val="006E1083"/>
    <w:rsid w:val="006F47A3"/>
    <w:rsid w:val="007024F4"/>
    <w:rsid w:val="00704F9E"/>
    <w:rsid w:val="00706171"/>
    <w:rsid w:val="007110B9"/>
    <w:rsid w:val="0072048C"/>
    <w:rsid w:val="00721C1F"/>
    <w:rsid w:val="007316E6"/>
    <w:rsid w:val="007374A1"/>
    <w:rsid w:val="00741720"/>
    <w:rsid w:val="00752B7E"/>
    <w:rsid w:val="007545E6"/>
    <w:rsid w:val="007657DD"/>
    <w:rsid w:val="0077031E"/>
    <w:rsid w:val="00777247"/>
    <w:rsid w:val="00790B1F"/>
    <w:rsid w:val="007A1D49"/>
    <w:rsid w:val="007A5CA6"/>
    <w:rsid w:val="007B63C0"/>
    <w:rsid w:val="007B63FF"/>
    <w:rsid w:val="007D2B99"/>
    <w:rsid w:val="007E0056"/>
    <w:rsid w:val="007F2345"/>
    <w:rsid w:val="007F2C37"/>
    <w:rsid w:val="007F7A6C"/>
    <w:rsid w:val="00806918"/>
    <w:rsid w:val="00812E46"/>
    <w:rsid w:val="00833809"/>
    <w:rsid w:val="00835155"/>
    <w:rsid w:val="008358A0"/>
    <w:rsid w:val="00843C50"/>
    <w:rsid w:val="00846E4D"/>
    <w:rsid w:val="00847D67"/>
    <w:rsid w:val="008633DC"/>
    <w:rsid w:val="00865EF1"/>
    <w:rsid w:val="00871E9B"/>
    <w:rsid w:val="008726F6"/>
    <w:rsid w:val="00885DBF"/>
    <w:rsid w:val="0089412B"/>
    <w:rsid w:val="008B49A0"/>
    <w:rsid w:val="008C2770"/>
    <w:rsid w:val="008D6702"/>
    <w:rsid w:val="008E5156"/>
    <w:rsid w:val="008E7636"/>
    <w:rsid w:val="008F2164"/>
    <w:rsid w:val="008F5548"/>
    <w:rsid w:val="00921171"/>
    <w:rsid w:val="0093048A"/>
    <w:rsid w:val="0094361B"/>
    <w:rsid w:val="0096003B"/>
    <w:rsid w:val="00962336"/>
    <w:rsid w:val="0096253A"/>
    <w:rsid w:val="00971DE4"/>
    <w:rsid w:val="00984E07"/>
    <w:rsid w:val="00985826"/>
    <w:rsid w:val="00987069"/>
    <w:rsid w:val="00990039"/>
    <w:rsid w:val="009904E3"/>
    <w:rsid w:val="00995A07"/>
    <w:rsid w:val="00995CBA"/>
    <w:rsid w:val="00995F31"/>
    <w:rsid w:val="009A5225"/>
    <w:rsid w:val="009B2047"/>
    <w:rsid w:val="009B667F"/>
    <w:rsid w:val="009C0F57"/>
    <w:rsid w:val="009D1054"/>
    <w:rsid w:val="009D5DC8"/>
    <w:rsid w:val="009E3BDD"/>
    <w:rsid w:val="009E5B38"/>
    <w:rsid w:val="009F3912"/>
    <w:rsid w:val="009F3A79"/>
    <w:rsid w:val="00A005D9"/>
    <w:rsid w:val="00A02055"/>
    <w:rsid w:val="00A04CB5"/>
    <w:rsid w:val="00A10510"/>
    <w:rsid w:val="00A12C7C"/>
    <w:rsid w:val="00A15A1C"/>
    <w:rsid w:val="00A20062"/>
    <w:rsid w:val="00A245C7"/>
    <w:rsid w:val="00A25405"/>
    <w:rsid w:val="00A305B1"/>
    <w:rsid w:val="00A345BB"/>
    <w:rsid w:val="00A365FA"/>
    <w:rsid w:val="00A37ADB"/>
    <w:rsid w:val="00A45A56"/>
    <w:rsid w:val="00A777FC"/>
    <w:rsid w:val="00A86008"/>
    <w:rsid w:val="00A908BA"/>
    <w:rsid w:val="00A923DA"/>
    <w:rsid w:val="00A96115"/>
    <w:rsid w:val="00AA54F5"/>
    <w:rsid w:val="00AA581E"/>
    <w:rsid w:val="00AA7631"/>
    <w:rsid w:val="00AB3959"/>
    <w:rsid w:val="00AC21C1"/>
    <w:rsid w:val="00AD0B20"/>
    <w:rsid w:val="00AE26ED"/>
    <w:rsid w:val="00AE405E"/>
    <w:rsid w:val="00AE55AE"/>
    <w:rsid w:val="00AE69FC"/>
    <w:rsid w:val="00AF4269"/>
    <w:rsid w:val="00B0358D"/>
    <w:rsid w:val="00B23BC3"/>
    <w:rsid w:val="00B271F1"/>
    <w:rsid w:val="00B44174"/>
    <w:rsid w:val="00B44866"/>
    <w:rsid w:val="00B52587"/>
    <w:rsid w:val="00B67876"/>
    <w:rsid w:val="00B818FD"/>
    <w:rsid w:val="00B839DD"/>
    <w:rsid w:val="00BA1FD0"/>
    <w:rsid w:val="00BA2C1D"/>
    <w:rsid w:val="00BB3180"/>
    <w:rsid w:val="00BB56D4"/>
    <w:rsid w:val="00BB5F8F"/>
    <w:rsid w:val="00BC6630"/>
    <w:rsid w:val="00BE4433"/>
    <w:rsid w:val="00BE4858"/>
    <w:rsid w:val="00BF735E"/>
    <w:rsid w:val="00C007B1"/>
    <w:rsid w:val="00C04D08"/>
    <w:rsid w:val="00C07F4D"/>
    <w:rsid w:val="00C22ED0"/>
    <w:rsid w:val="00C3551A"/>
    <w:rsid w:val="00C41355"/>
    <w:rsid w:val="00C442FF"/>
    <w:rsid w:val="00C443A3"/>
    <w:rsid w:val="00C57CAC"/>
    <w:rsid w:val="00C769DF"/>
    <w:rsid w:val="00C8286E"/>
    <w:rsid w:val="00C8418F"/>
    <w:rsid w:val="00C954A3"/>
    <w:rsid w:val="00C95935"/>
    <w:rsid w:val="00CA2C41"/>
    <w:rsid w:val="00CA4463"/>
    <w:rsid w:val="00CC27D7"/>
    <w:rsid w:val="00CC6E19"/>
    <w:rsid w:val="00CD5946"/>
    <w:rsid w:val="00CD69A8"/>
    <w:rsid w:val="00CD77AE"/>
    <w:rsid w:val="00CE6353"/>
    <w:rsid w:val="00CE6E6A"/>
    <w:rsid w:val="00CE7813"/>
    <w:rsid w:val="00D00772"/>
    <w:rsid w:val="00D12777"/>
    <w:rsid w:val="00D2091B"/>
    <w:rsid w:val="00D517CC"/>
    <w:rsid w:val="00D63B0C"/>
    <w:rsid w:val="00D731F8"/>
    <w:rsid w:val="00D7389F"/>
    <w:rsid w:val="00D76BE7"/>
    <w:rsid w:val="00D76C88"/>
    <w:rsid w:val="00D806C7"/>
    <w:rsid w:val="00D958DE"/>
    <w:rsid w:val="00DA313B"/>
    <w:rsid w:val="00DB12CC"/>
    <w:rsid w:val="00DB1480"/>
    <w:rsid w:val="00DB2461"/>
    <w:rsid w:val="00DB6D41"/>
    <w:rsid w:val="00DC099A"/>
    <w:rsid w:val="00DC69CE"/>
    <w:rsid w:val="00DE4773"/>
    <w:rsid w:val="00DE7528"/>
    <w:rsid w:val="00E00B8D"/>
    <w:rsid w:val="00E027B0"/>
    <w:rsid w:val="00E11298"/>
    <w:rsid w:val="00E12271"/>
    <w:rsid w:val="00E17010"/>
    <w:rsid w:val="00E21C55"/>
    <w:rsid w:val="00E24218"/>
    <w:rsid w:val="00E3164E"/>
    <w:rsid w:val="00E335F0"/>
    <w:rsid w:val="00E56E97"/>
    <w:rsid w:val="00E56F7A"/>
    <w:rsid w:val="00E63F73"/>
    <w:rsid w:val="00E66002"/>
    <w:rsid w:val="00E66D80"/>
    <w:rsid w:val="00E67E17"/>
    <w:rsid w:val="00E71ABE"/>
    <w:rsid w:val="00E75992"/>
    <w:rsid w:val="00E7699E"/>
    <w:rsid w:val="00E77252"/>
    <w:rsid w:val="00E91DA6"/>
    <w:rsid w:val="00E973D7"/>
    <w:rsid w:val="00EA1406"/>
    <w:rsid w:val="00EB3EE8"/>
    <w:rsid w:val="00EC015B"/>
    <w:rsid w:val="00EC35ED"/>
    <w:rsid w:val="00EC3D3E"/>
    <w:rsid w:val="00ED0FF2"/>
    <w:rsid w:val="00ED4FD7"/>
    <w:rsid w:val="00EF12FA"/>
    <w:rsid w:val="00EF3894"/>
    <w:rsid w:val="00F05D8F"/>
    <w:rsid w:val="00F07FB0"/>
    <w:rsid w:val="00F113F0"/>
    <w:rsid w:val="00F12050"/>
    <w:rsid w:val="00F17EB9"/>
    <w:rsid w:val="00F25303"/>
    <w:rsid w:val="00F45005"/>
    <w:rsid w:val="00F657A1"/>
    <w:rsid w:val="00F71D76"/>
    <w:rsid w:val="00F72831"/>
    <w:rsid w:val="00F74F86"/>
    <w:rsid w:val="00FA13C2"/>
    <w:rsid w:val="00FB05D4"/>
    <w:rsid w:val="00FB5B74"/>
    <w:rsid w:val="00FC3A78"/>
    <w:rsid w:val="00FC5F2B"/>
    <w:rsid w:val="00FD668D"/>
    <w:rsid w:val="00FD7149"/>
    <w:rsid w:val="00FE6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EE66DC"/>
  <w15:docId w15:val="{903AE04E-63FD-4526-BC8B-4E6DBAC6C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Times New Roman"/>
        <w:kern w:val="3"/>
        <w:sz w:val="24"/>
        <w:szCs w:val="24"/>
        <w:lang w:val="en-GB" w:eastAsia="en-US" w:bidi="ar-SA"/>
      </w:rPr>
    </w:rPrDefault>
    <w:pPrDefault>
      <w:pPr>
        <w:autoSpaceDN w:val="0"/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Aptos Display" w:eastAsia="Times New Roman" w:hAnsi="Aptos Dis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160" w:after="80"/>
      <w:outlineLvl w:val="1"/>
    </w:pPr>
    <w:rPr>
      <w:rFonts w:ascii="Aptos Display" w:eastAsia="Times New Roman" w:hAnsi="Aptos Dis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160" w:after="80"/>
      <w:outlineLvl w:val="2"/>
    </w:pPr>
    <w:rPr>
      <w:rFonts w:eastAsia="Times New Roman"/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80" w:after="40"/>
      <w:outlineLvl w:val="3"/>
    </w:pPr>
    <w:rPr>
      <w:rFonts w:eastAsia="Times New Roman"/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eastAsia="Times New Roman"/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Heading7">
    <w:name w:val="heading 7"/>
    <w:basedOn w:val="Normal"/>
    <w:next w:val="Normal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Heading8">
    <w:name w:val="heading 8"/>
    <w:basedOn w:val="Normal"/>
    <w:next w:val="Normal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Heading9">
    <w:name w:val="heading 9"/>
    <w:basedOn w:val="Normal"/>
    <w:next w:val="Normal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Heading2Char">
    <w:name w:val="Heading 2 Char"/>
    <w:basedOn w:val="DefaultParagraphFont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Heading3Char">
    <w:name w:val="Heading 3 Char"/>
    <w:basedOn w:val="DefaultParagraphFont"/>
    <w:rPr>
      <w:rFonts w:eastAsia="Times New Roman" w:cs="Times New Roman"/>
      <w:color w:val="0F4761"/>
      <w:sz w:val="28"/>
      <w:szCs w:val="28"/>
    </w:rPr>
  </w:style>
  <w:style w:type="character" w:customStyle="1" w:styleId="Heading4Char">
    <w:name w:val="Heading 4 Char"/>
    <w:basedOn w:val="DefaultParagraphFont"/>
    <w:uiPriority w:val="9"/>
    <w:rPr>
      <w:rFonts w:eastAsia="Times New Roman" w:cs="Times New Roman"/>
      <w:i/>
      <w:iCs/>
      <w:color w:val="0F4761"/>
    </w:rPr>
  </w:style>
  <w:style w:type="character" w:customStyle="1" w:styleId="Heading5Char">
    <w:name w:val="Heading 5 Char"/>
    <w:basedOn w:val="DefaultParagraphFont"/>
    <w:rPr>
      <w:rFonts w:eastAsia="Times New Roman" w:cs="Times New Roman"/>
      <w:color w:val="0F4761"/>
    </w:rPr>
  </w:style>
  <w:style w:type="character" w:customStyle="1" w:styleId="Heading6Char">
    <w:name w:val="Heading 6 Char"/>
    <w:basedOn w:val="DefaultParagraphFont"/>
    <w:rPr>
      <w:rFonts w:eastAsia="Times New Roman" w:cs="Times New Roman"/>
      <w:i/>
      <w:iCs/>
      <w:color w:val="595959"/>
    </w:rPr>
  </w:style>
  <w:style w:type="character" w:customStyle="1" w:styleId="Heading7Char">
    <w:name w:val="Heading 7 Char"/>
    <w:basedOn w:val="DefaultParagraphFont"/>
    <w:rPr>
      <w:rFonts w:eastAsia="Times New Roman" w:cs="Times New Roman"/>
      <w:color w:val="595959"/>
    </w:rPr>
  </w:style>
  <w:style w:type="character" w:customStyle="1" w:styleId="Heading8Char">
    <w:name w:val="Heading 8 Char"/>
    <w:basedOn w:val="DefaultParagraphFont"/>
    <w:rPr>
      <w:rFonts w:eastAsia="Times New Roman" w:cs="Times New Roman"/>
      <w:i/>
      <w:iCs/>
      <w:color w:val="272727"/>
    </w:rPr>
  </w:style>
  <w:style w:type="character" w:customStyle="1" w:styleId="Heading9Char">
    <w:name w:val="Heading 9 Char"/>
    <w:basedOn w:val="DefaultParagraphFont"/>
    <w:rPr>
      <w:rFonts w:eastAsia="Times New Roman" w:cs="Times New Roman"/>
      <w:color w:val="272727"/>
    </w:r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Aptos Display" w:eastAsia="Times New Roman" w:hAnsi="Aptos Display"/>
      <w:spacing w:val="-10"/>
      <w:sz w:val="56"/>
      <w:szCs w:val="56"/>
    </w:rPr>
  </w:style>
  <w:style w:type="character" w:customStyle="1" w:styleId="TitleChar">
    <w:name w:val="Title Char"/>
    <w:basedOn w:val="DefaultParagraphFont"/>
    <w:rPr>
      <w:rFonts w:ascii="Aptos Display" w:eastAsia="Times New Roman" w:hAnsi="Aptos Display" w:cs="Times New Roman"/>
      <w:spacing w:val="-10"/>
      <w:kern w:val="3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rFonts w:eastAsia="Times New Roman"/>
      <w:color w:val="595959"/>
      <w:spacing w:val="15"/>
      <w:sz w:val="28"/>
      <w:szCs w:val="28"/>
    </w:rPr>
  </w:style>
  <w:style w:type="character" w:customStyle="1" w:styleId="SubtitleChar">
    <w:name w:val="Subtitle Char"/>
    <w:basedOn w:val="DefaultParagraphFont"/>
    <w:rPr>
      <w:rFonts w:eastAsia="Times New Roman" w:cs="Times New Roma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basedOn w:val="DefaultParagraphFont"/>
    <w:rPr>
      <w:i/>
      <w:iCs/>
      <w:color w:val="404040"/>
    </w:rPr>
  </w:style>
  <w:style w:type="paragraph" w:styleId="ListParagraph">
    <w:name w:val="List Paragraph"/>
    <w:basedOn w:val="Normal"/>
    <w:pPr>
      <w:ind w:left="720"/>
      <w:contextualSpacing/>
    </w:pPr>
  </w:style>
  <w:style w:type="character" w:styleId="IntenseEmphasis">
    <w:name w:val="Intense Emphasis"/>
    <w:basedOn w:val="DefaultParagraphFont"/>
    <w:rPr>
      <w:i/>
      <w:iCs/>
      <w:color w:val="0F4761"/>
    </w:rPr>
  </w:style>
  <w:style w:type="paragraph" w:styleId="IntenseQuote">
    <w:name w:val="Intense Quote"/>
    <w:basedOn w:val="Normal"/>
    <w:next w:val="Normal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IntenseQuoteChar">
    <w:name w:val="Intense Quote Char"/>
    <w:basedOn w:val="DefaultParagraphFont"/>
    <w:rPr>
      <w:i/>
      <w:iCs/>
      <w:color w:val="0F4761"/>
    </w:rPr>
  </w:style>
  <w:style w:type="character" w:styleId="IntenseReference">
    <w:name w:val="Intense Reference"/>
    <w:basedOn w:val="DefaultParagraphFont"/>
    <w:rPr>
      <w:b/>
      <w:bCs/>
      <w:smallCaps/>
      <w:color w:val="0F4761"/>
      <w:spacing w:val="5"/>
    </w:rPr>
  </w:style>
  <w:style w:type="paragraph" w:styleId="BodyText">
    <w:name w:val="Body Text"/>
    <w:basedOn w:val="Normal"/>
    <w:pPr>
      <w:widowControl w:val="0"/>
      <w:autoSpaceDE w:val="0"/>
      <w:spacing w:after="0" w:line="240" w:lineRule="auto"/>
    </w:pPr>
    <w:rPr>
      <w:rFonts w:ascii="Calibri-Light" w:eastAsia="Calibri-Light" w:hAnsi="Calibri-Light" w:cs="Calibri-Light"/>
      <w:kern w:val="0"/>
      <w:sz w:val="15"/>
      <w:szCs w:val="15"/>
      <w:lang w:val="en-US"/>
    </w:rPr>
  </w:style>
  <w:style w:type="character" w:customStyle="1" w:styleId="BodyTextChar">
    <w:name w:val="Body Text Char"/>
    <w:basedOn w:val="DefaultParagraphFont"/>
    <w:rPr>
      <w:rFonts w:ascii="Calibri-Light" w:eastAsia="Calibri-Light" w:hAnsi="Calibri-Light" w:cs="Calibri-Light"/>
      <w:kern w:val="0"/>
      <w:sz w:val="15"/>
      <w:szCs w:val="15"/>
      <w:lang w:val="en-US"/>
    </w:rPr>
  </w:style>
  <w:style w:type="paragraph" w:styleId="Header">
    <w:name w:val="header"/>
    <w:basedOn w:val="Normal"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uiPriority w:val="99"/>
  </w:style>
  <w:style w:type="paragraph" w:styleId="Footer">
    <w:name w:val="footer"/>
    <w:basedOn w:val="Normal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</w:style>
  <w:style w:type="character" w:styleId="Hyperlink">
    <w:name w:val="Hyperlink"/>
    <w:basedOn w:val="DefaultParagraphFont"/>
    <w:rPr>
      <w:color w:val="467886"/>
      <w:u w:val="single"/>
    </w:rPr>
  </w:style>
  <w:style w:type="character" w:styleId="UnresolvedMention">
    <w:name w:val="Unresolved Mention"/>
    <w:basedOn w:val="DefaultParagraphFont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66168"/>
    <w:rPr>
      <w:color w:val="96607D" w:themeColor="followedHyperlink"/>
      <w:u w:val="single"/>
    </w:rPr>
  </w:style>
  <w:style w:type="table" w:styleId="TableGrid">
    <w:name w:val="Table Grid"/>
    <w:basedOn w:val="TableNormal"/>
    <w:uiPriority w:val="39"/>
    <w:rsid w:val="00E112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20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1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20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://www.ssipportal.org.uk" TargetMode="External"/><Relationship Id="rId17" Type="http://schemas.microsoft.com/office/2011/relationships/people" Target="people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8016b3e-4be6-4892-911b-723edc0e5793">
      <Terms xmlns="http://schemas.microsoft.com/office/infopath/2007/PartnerControls"/>
    </lcf76f155ced4ddcb4097134ff3c332f>
    <TaxCatchAll xmlns="a3e0107e-d786-48ca-a72c-bf7824bac48c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E8EF7E04661674C807E9767BCCDA58A" ma:contentTypeVersion="18" ma:contentTypeDescription="Create a new document." ma:contentTypeScope="" ma:versionID="31a9a81e201b66e58699b703d50c0fcf">
  <xsd:schema xmlns:xsd="http://www.w3.org/2001/XMLSchema" xmlns:xs="http://www.w3.org/2001/XMLSchema" xmlns:p="http://schemas.microsoft.com/office/2006/metadata/properties" xmlns:ns2="98016b3e-4be6-4892-911b-723edc0e5793" xmlns:ns3="a3e0107e-d786-48ca-a72c-bf7824bac48c" targetNamespace="http://schemas.microsoft.com/office/2006/metadata/properties" ma:root="true" ma:fieldsID="5b557282ed995f02dd5c7ca8a865f267" ns2:_="" ns3:_="">
    <xsd:import namespace="98016b3e-4be6-4892-911b-723edc0e5793"/>
    <xsd:import namespace="a3e0107e-d786-48ca-a72c-bf7824bac48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8016b3e-4be6-4892-911b-723edc0e57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347d8d32-ed2f-4d45-9999-5f4d3795ab0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e0107e-d786-48ca-a72c-bf7824bac48c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ed128005-dfd5-48c3-953b-15662020e11c}" ma:internalName="TaxCatchAll" ma:showField="CatchAllData" ma:web="a3e0107e-d786-48ca-a72c-bf7824bac48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6C575D5-4AA2-496D-BF46-959687745DE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2852508-C7F0-4444-897D-4DE07C51DD8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EC91E11-655A-4DCB-92DF-B93E92ACC9B1}">
  <ds:schemaRefs>
    <ds:schemaRef ds:uri="http://schemas.microsoft.com/office/2006/metadata/properties"/>
    <ds:schemaRef ds:uri="http://schemas.microsoft.com/office/infopath/2007/PartnerControls"/>
    <ds:schemaRef ds:uri="98016b3e-4be6-4892-911b-723edc0e5793"/>
    <ds:schemaRef ds:uri="a3e0107e-d786-48ca-a72c-bf7824bac48c"/>
  </ds:schemaRefs>
</ds:datastoreItem>
</file>

<file path=customXml/itemProps4.xml><?xml version="1.0" encoding="utf-8"?>
<ds:datastoreItem xmlns:ds="http://schemas.openxmlformats.org/officeDocument/2006/customXml" ds:itemID="{DD0329DE-77DA-462E-931C-B70116A2462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8016b3e-4be6-4892-911b-723edc0e5793"/>
    <ds:schemaRef ds:uri="a3e0107e-d786-48ca-a72c-bf7824bac48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345</Words>
  <Characters>1967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Llewellyn</dc:creator>
  <dc:description/>
  <cp:lastModifiedBy>Rona Boden</cp:lastModifiedBy>
  <cp:revision>6</cp:revision>
  <cp:lastPrinted>2025-01-28T14:19:00Z</cp:lastPrinted>
  <dcterms:created xsi:type="dcterms:W3CDTF">2025-03-03T13:32:00Z</dcterms:created>
  <dcterms:modified xsi:type="dcterms:W3CDTF">2025-06-03T12:28:00Z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0x0101004E8EF7E04661674C807E9767BCCDA58A</vt:lpwstr>
  </property>
  <property fmtid="{D5CDD505-2E9C-101B-9397-08002B2CF9AE}" pid="3" name="MediaServiceImageTags">
    <vt:lpwstr/>
  </property>
  <property fmtid="{D5CDD505-2E9C-101B-9397-08002B2CF9AE}" pid="4" name="MFiles_PG03081CE9475F4DE992CC553A2DDFBE0B">
    <vt:lpwstr>[ISO Certificate Holder]</vt:lpwstr>
  </property>
  <property fmtid="{D5CDD505-2E9C-101B-9397-08002B2CF9AE}" pid="5" name="MFiles_PG9197AEF98C1A4A63885BD648FADA6171n1_PG0D54DF1FD7D94B6F90E128BAB1116476">
    <vt:lpwstr>[ISO Certificate Scope]</vt:lpwstr>
  </property>
  <property fmtid="{D5CDD505-2E9C-101B-9397-08002B2CF9AE}" pid="6" name="MFiles_PG9197AEF98C1A4A63885BD648FADA6171n1_PG10E6986151A549AC8223DC56732DA9ED">
    <vt:lpwstr>[Certificate Number]</vt:lpwstr>
  </property>
  <property fmtid="{D5CDD505-2E9C-101B-9397-08002B2CF9AE}" pid="7" name="MFiles_PG9197AEF98C1A4A63885BD648FADA6171n1_PGC0340CE661A748D29232436101520A83">
    <vt:lpwstr>[CDM Category Certificate]</vt:lpwstr>
  </property>
  <property fmtid="{D5CDD505-2E9C-101B-9397-08002B2CF9AE}" pid="8" name="MFiles_PG27BD0FE224934EB1A6AA3AF5631FB7B2_PG66B78EE1CC5A436C889C33A5CDD5DF2B">
    <vt:lpwstr>[Address (line 1)]</vt:lpwstr>
  </property>
  <property fmtid="{D5CDD505-2E9C-101B-9397-08002B2CF9AE}" pid="9" name="MFiles_PG27BD0FE224934EB1A6AA3AF5631FB7B2_PG3AC5DB4D3EE7446A84C7E138E55E8952">
    <vt:lpwstr>[Address (line 2)]</vt:lpwstr>
  </property>
  <property fmtid="{D5CDD505-2E9C-101B-9397-08002B2CF9AE}" pid="10" name="MFiles_PG27BD0FE224934EB1A6AA3AF5631FB7B2_PGF251E162740242C88F7FF5252340EAC6">
    <vt:lpwstr>[Address (line 3)]</vt:lpwstr>
  </property>
  <property fmtid="{D5CDD505-2E9C-101B-9397-08002B2CF9AE}" pid="11" name="MFiles_PG27BD0FE224934EB1A6AA3AF5631FB7B2_PG5A1C9EDE5492470A8D51762AC5870348">
    <vt:lpwstr>[City]</vt:lpwstr>
  </property>
  <property fmtid="{D5CDD505-2E9C-101B-9397-08002B2CF9AE}" pid="12" name="MFiles_PG27BD0FE224934EB1A6AA3AF5631FB7B2_PGB4E103ACA9E04EBD914E219B8EA0E47F">
    <vt:lpwstr>[County]</vt:lpwstr>
  </property>
  <property fmtid="{D5CDD505-2E9C-101B-9397-08002B2CF9AE}" pid="13" name="MFiles_PG27BD0FE224934EB1A6AA3AF5631FB7B2_PG89644B04E30C4B2FADDC6DEF66A7DBDF">
    <vt:lpwstr>[Post Code]</vt:lpwstr>
  </property>
  <property fmtid="{D5CDD505-2E9C-101B-9397-08002B2CF9AE}" pid="14" name="MFiles_PG27BD0FE224934EB1A6AA3AF5631FB7B2_PG181E7F4A25834341B5E91C28E36D59F6">
    <vt:lpwstr>[Country]</vt:lpwstr>
  </property>
  <property fmtid="{D5CDD505-2E9C-101B-9397-08002B2CF9AE}" pid="15" name="MFiles_PG9197AEF98C1A4A63885BD648FADA6171n1_PG3C093C6B08944B25A5BC653F58A75ADA">
    <vt:lpwstr>[First Issue Date]</vt:lpwstr>
  </property>
  <property fmtid="{D5CDD505-2E9C-101B-9397-08002B2CF9AE}" pid="16" name="MFiles_PG9197AEF98C1A4A63885BD648FADA6171n1_PG089F33CE3D6E47CA945018610A3F027E">
    <vt:lpwstr>[Interface Issue Date]</vt:lpwstr>
  </property>
  <property fmtid="{D5CDD505-2E9C-101B-9397-08002B2CF9AE}" pid="17" name="MFiles_PG9197AEF98C1A4A63885BD648FADA6171n1_PGDFD9CBEF32E54513953440AADDBBCF17">
    <vt:lpwstr>[Expiry Date]</vt:lpwstr>
  </property>
</Properties>
</file>