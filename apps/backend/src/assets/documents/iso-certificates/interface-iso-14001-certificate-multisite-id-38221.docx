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66DC" w14:textId="580C9C65" w:rsidR="003C400D" w:rsidRPr="00C07E9A" w:rsidRDefault="003C400D" w:rsidP="001C0136">
      <w:pPr>
        <w:spacing w:line="240" w:lineRule="auto"/>
        <w:ind w:left="284"/>
        <w:rPr>
          <w:rFonts w:ascii="Inter" w:hAnsi="Inter"/>
          <w:color w:val="073B4C"/>
        </w:rPr>
      </w:pPr>
    </w:p>
    <w:p w14:paraId="5BD2B5DF" w14:textId="274A8ECC" w:rsidR="00427B71" w:rsidRPr="00C07E9A" w:rsidRDefault="00427B71" w:rsidP="001C0136">
      <w:pPr>
        <w:spacing w:after="0" w:line="240" w:lineRule="auto"/>
        <w:ind w:left="284"/>
        <w:rPr>
          <w:rFonts w:ascii="Inter" w:hAnsi="Inter"/>
          <w:color w:val="073B4C"/>
        </w:rPr>
      </w:pPr>
    </w:p>
    <w:p w14:paraId="10301F50" w14:textId="6D9F817C" w:rsidR="00427B71" w:rsidRPr="00C07E9A" w:rsidRDefault="00427B71" w:rsidP="001C0136">
      <w:pPr>
        <w:spacing w:after="0" w:line="240" w:lineRule="auto"/>
        <w:ind w:left="284"/>
        <w:rPr>
          <w:rFonts w:ascii="Inter" w:hAnsi="Inter"/>
          <w:color w:val="073B4C"/>
        </w:rPr>
      </w:pPr>
    </w:p>
    <w:p w14:paraId="3666BA3E" w14:textId="55B3F9C5" w:rsidR="00525E1D" w:rsidRPr="00C07E9A" w:rsidRDefault="00525E1D" w:rsidP="001C0136">
      <w:pPr>
        <w:spacing w:after="0" w:line="240" w:lineRule="auto"/>
        <w:ind w:left="284"/>
        <w:rPr>
          <w:rFonts w:ascii="Inter" w:hAnsi="Inter" w:cs="Aptos Display"/>
          <w:color w:val="073B4C"/>
        </w:rPr>
      </w:pPr>
    </w:p>
    <w:p w14:paraId="22F3206F" w14:textId="323A72D0" w:rsidR="00271D52" w:rsidRPr="00C07E9A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1F0F69FC" w14:textId="32F3066F" w:rsidR="00271D52" w:rsidRPr="00C07E9A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6016C729" w14:textId="231E00D8" w:rsidR="00271D52" w:rsidRPr="00C07E9A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0319CEBA" w14:textId="1917F3A9" w:rsidR="00271D52" w:rsidRPr="00C07E9A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2A9B1E32" w14:textId="47B05D46" w:rsidR="00271D52" w:rsidRPr="00C07E9A" w:rsidRDefault="00271D52" w:rsidP="001C0136">
      <w:pPr>
        <w:pStyle w:val="BodyText"/>
        <w:ind w:left="284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4C89568D" w14:textId="5A6AEEF8" w:rsidR="00271D52" w:rsidRPr="00C07E9A" w:rsidRDefault="00271D52" w:rsidP="001C0136">
      <w:pPr>
        <w:pStyle w:val="BodyText"/>
        <w:ind w:left="284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4F6C5394" w14:textId="77777777" w:rsidR="001C0136" w:rsidRPr="00C07E9A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    </w:t>
      </w:r>
    </w:p>
    <w:p w14:paraId="72199EAC" w14:textId="77777777" w:rsidR="001C0136" w:rsidRPr="00C07E9A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    </w:t>
      </w:r>
    </w:p>
    <w:p w14:paraId="16616C2D" w14:textId="15DDD119" w:rsidR="006901F2" w:rsidRPr="00C07E9A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    </w:t>
      </w:r>
      <w:r w:rsidR="006901F2" w:rsidRPr="00C07E9A">
        <w:rPr>
          <w:rFonts w:ascii="Inter" w:hAnsi="Inter" w:cs="Calibri Light"/>
          <w:color w:val="073B4C"/>
        </w:rPr>
        <w:t>This is to certify that:</w:t>
      </w:r>
    </w:p>
    <w:p w14:paraId="66E60D34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229565D3" w14:textId="0D99B7CE" w:rsidR="006901F2" w:rsidRPr="00C07E9A" w:rsidRDefault="006901F2" w:rsidP="001C0136">
      <w:pPr>
        <w:spacing w:line="240" w:lineRule="auto"/>
        <w:ind w:left="284"/>
        <w:rPr>
          <w:rFonts w:ascii="Inter" w:hAnsi="Inter"/>
          <w:b/>
          <w:color w:val="073B4C"/>
        </w:rPr>
      </w:pPr>
      <w:r w:rsidRPr="00C07E9A">
        <w:rPr>
          <w:rFonts w:ascii="Inter" w:hAnsi="Inter"/>
          <w:b/>
          <w:color w:val="073B4C"/>
        </w:rPr>
        <w:fldChar w:fldCharType="begin"/>
      </w:r>
      <w:r w:rsidRPr="00C07E9A">
        <w:rPr>
          <w:rFonts w:ascii="Inter" w:hAnsi="Inter"/>
          <w:b/>
          <w:color w:val="073B4C"/>
        </w:rPr>
        <w:instrText xml:space="preserve"> DOCPROPERTY  "MFiles_PG03081CE9475F4DE992CC553A2DDFBE0B"  \* MERGEFORMAT </w:instrText>
      </w:r>
      <w:r w:rsidRPr="00C07E9A">
        <w:rPr>
          <w:rFonts w:ascii="Inter" w:hAnsi="Inter"/>
          <w:b/>
          <w:color w:val="073B4C"/>
        </w:rPr>
        <w:fldChar w:fldCharType="separate"/>
      </w:r>
      <w:r w:rsidR="00F75ED0">
        <w:rPr>
          <w:rFonts w:ascii="Inter" w:hAnsi="Inter"/>
          <w:b/>
          <w:color w:val="073B4C"/>
        </w:rPr>
        <w:t>[ISO Certificate Holder]</w:t>
      </w:r>
      <w:r w:rsidRPr="00C07E9A">
        <w:rPr>
          <w:rFonts w:ascii="Inter" w:hAnsi="Inter"/>
          <w:b/>
          <w:color w:val="073B4C"/>
        </w:rPr>
        <w:fldChar w:fldCharType="end"/>
      </w:r>
    </w:p>
    <w:p w14:paraId="433A8671" w14:textId="77777777" w:rsidR="006901F2" w:rsidRPr="00C07E9A" w:rsidRDefault="006901F2" w:rsidP="001C0136">
      <w:pPr>
        <w:pStyle w:val="BodyText"/>
        <w:ind w:left="284"/>
        <w:rPr>
          <w:rFonts w:ascii="Inter" w:hAnsi="Inter" w:cs="Calibri Light"/>
          <w:color w:val="073B4C"/>
          <w:sz w:val="24"/>
          <w:szCs w:val="24"/>
          <w:lang w:val="en-GB"/>
        </w:rPr>
      </w:pPr>
    </w:p>
    <w:p w14:paraId="37447132" w14:textId="253C1E09" w:rsidR="006901F2" w:rsidRPr="006017B7" w:rsidRDefault="006901F2" w:rsidP="001C0136">
      <w:pPr>
        <w:spacing w:line="240" w:lineRule="auto"/>
        <w:ind w:left="284"/>
        <w:rPr>
          <w:rFonts w:ascii="Inter" w:hAnsi="Inter"/>
          <w:b/>
          <w:bCs/>
          <w:color w:val="073B4C"/>
        </w:rPr>
      </w:pPr>
      <w:r w:rsidRPr="006017B7">
        <w:rPr>
          <w:rFonts w:ascii="Inter" w:hAnsi="Inter" w:cs="Calibri Light"/>
          <w:color w:val="073B4C"/>
        </w:rPr>
        <w:t xml:space="preserve">Holds </w:t>
      </w:r>
      <w:r w:rsidR="005730E9" w:rsidRPr="006017B7">
        <w:rPr>
          <w:rFonts w:ascii="Inter" w:hAnsi="Inter" w:cs="Calibri Light"/>
          <w:color w:val="073B4C"/>
        </w:rPr>
        <w:t xml:space="preserve">Multi-Site </w:t>
      </w:r>
      <w:r w:rsidRPr="006017B7">
        <w:rPr>
          <w:rFonts w:ascii="Inter" w:hAnsi="Inter" w:cs="Calibri Light"/>
          <w:color w:val="073B4C"/>
        </w:rPr>
        <w:t>Certificate No:</w:t>
      </w:r>
      <w:r w:rsidRPr="006017B7">
        <w:rPr>
          <w:rFonts w:ascii="Inter" w:hAnsi="Inter"/>
          <w:color w:val="073B4C"/>
        </w:rPr>
        <w:t xml:space="preserve"> </w:t>
      </w:r>
      <w:r w:rsidRPr="00C07E9A">
        <w:rPr>
          <w:rFonts w:ascii="Inter" w:hAnsi="Inter"/>
          <w:b/>
          <w:bCs/>
          <w:color w:val="073B4C"/>
        </w:rPr>
        <w:fldChar w:fldCharType="begin"/>
      </w:r>
      <w:r w:rsidRPr="006017B7">
        <w:rPr>
          <w:rFonts w:ascii="Inter" w:hAnsi="Inter"/>
          <w:b/>
          <w:bCs/>
          <w:color w:val="073B4C"/>
        </w:rPr>
        <w:instrText xml:space="preserve"> DOCPROPERTY  "MFiles_PG9197AEF98C1A4A63885BD648FADA6171n1_PG10E6986151A549AC8223DC56732DA9ED"  \* MERGEFORMAT </w:instrText>
      </w:r>
      <w:r w:rsidRPr="00C07E9A">
        <w:rPr>
          <w:rFonts w:ascii="Inter" w:hAnsi="Inter"/>
          <w:b/>
          <w:bCs/>
          <w:color w:val="073B4C"/>
        </w:rPr>
        <w:fldChar w:fldCharType="separate"/>
      </w:r>
      <w:r w:rsidR="00F75ED0">
        <w:rPr>
          <w:rFonts w:ascii="Inter" w:hAnsi="Inter"/>
          <w:b/>
          <w:bCs/>
          <w:color w:val="073B4C"/>
        </w:rPr>
        <w:t>[Certificate Number]</w:t>
      </w:r>
      <w:r w:rsidRPr="00C07E9A">
        <w:rPr>
          <w:rFonts w:ascii="Inter" w:hAnsi="Inter"/>
          <w:b/>
          <w:bCs/>
          <w:color w:val="073B4C"/>
        </w:rPr>
        <w:fldChar w:fldCharType="end"/>
      </w:r>
    </w:p>
    <w:p w14:paraId="57B76454" w14:textId="6058DD9A" w:rsidR="006901F2" w:rsidRPr="00C07E9A" w:rsidRDefault="006901F2" w:rsidP="001C0136">
      <w:pPr>
        <w:pStyle w:val="Heading4"/>
        <w:spacing w:before="0" w:line="240" w:lineRule="auto"/>
        <w:ind w:left="284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and operates </w:t>
      </w:r>
      <w:proofErr w:type="spellStart"/>
      <w:proofErr w:type="gramStart"/>
      <w:r w:rsidRPr="00C07E9A">
        <w:rPr>
          <w:rFonts w:ascii="Inter" w:hAnsi="Inter" w:cs="Calibri Light"/>
          <w:color w:val="073B4C"/>
        </w:rPr>
        <w:t>a</w:t>
      </w:r>
      <w:proofErr w:type="spellEnd"/>
      <w:proofErr w:type="gramEnd"/>
      <w:r w:rsidRPr="00C07E9A">
        <w:rPr>
          <w:rFonts w:ascii="Inter" w:hAnsi="Inter" w:cs="Calibri Light"/>
          <w:color w:val="073B4C"/>
        </w:rPr>
        <w:t xml:space="preserve"> </w:t>
      </w:r>
      <w:r w:rsidR="0003612D">
        <w:rPr>
          <w:rFonts w:ascii="Inter" w:hAnsi="Inter" w:cs="Calibri Light"/>
          <w:color w:val="073B4C"/>
        </w:rPr>
        <w:t>Environmental</w:t>
      </w:r>
      <w:r w:rsidRPr="00C07E9A">
        <w:rPr>
          <w:rFonts w:ascii="Inter" w:hAnsi="Inter" w:cs="Calibri Light"/>
          <w:color w:val="073B4C"/>
        </w:rPr>
        <w:t xml:space="preserve"> Management System which complies with the </w:t>
      </w:r>
      <w:r w:rsidR="00BB2079" w:rsidRPr="00C07E9A">
        <w:rPr>
          <w:rFonts w:ascii="Inter" w:hAnsi="Inter" w:cs="Calibri Light"/>
          <w:color w:val="073B4C"/>
        </w:rPr>
        <w:t>r</w:t>
      </w:r>
      <w:r w:rsidRPr="00C07E9A">
        <w:rPr>
          <w:rFonts w:ascii="Inter" w:hAnsi="Inter" w:cs="Calibri Light"/>
          <w:color w:val="073B4C"/>
        </w:rPr>
        <w:t xml:space="preserve">equirements of ISO </w:t>
      </w:r>
      <w:r w:rsidR="0003612D">
        <w:rPr>
          <w:rFonts w:ascii="Inter" w:hAnsi="Inter" w:cs="Calibri Light"/>
          <w:color w:val="073B4C"/>
        </w:rPr>
        <w:t>14</w:t>
      </w:r>
      <w:r w:rsidRPr="00C07E9A">
        <w:rPr>
          <w:rFonts w:ascii="Inter" w:hAnsi="Inter" w:cs="Calibri Light"/>
          <w:color w:val="073B4C"/>
        </w:rPr>
        <w:t>001:2015 for the following scope:</w:t>
      </w:r>
    </w:p>
    <w:p w14:paraId="1FC7C26C" w14:textId="77777777" w:rsidR="005730E9" w:rsidRPr="00C07E9A" w:rsidRDefault="005730E9" w:rsidP="005730E9">
      <w:pPr>
        <w:rPr>
          <w:rFonts w:ascii="Inter" w:hAnsi="Inter"/>
          <w:color w:val="073B4C"/>
        </w:rPr>
      </w:pPr>
    </w:p>
    <w:p w14:paraId="3190CA33" w14:textId="0AC07D60" w:rsidR="006901F2" w:rsidRPr="00C07E9A" w:rsidRDefault="006901F2" w:rsidP="001C0136">
      <w:pPr>
        <w:spacing w:line="240" w:lineRule="auto"/>
        <w:ind w:left="284"/>
        <w:rPr>
          <w:rFonts w:ascii="Inter" w:hAnsi="Inter" w:cs="Calibri Light"/>
          <w:b/>
          <w:bCs/>
          <w:color w:val="073B4C"/>
        </w:rPr>
      </w:pPr>
      <w:r w:rsidRPr="00C07E9A">
        <w:rPr>
          <w:rFonts w:ascii="Inter" w:hAnsi="Inter" w:cs="Calibri Light"/>
          <w:b/>
          <w:bCs/>
          <w:color w:val="073B4C"/>
        </w:rPr>
        <w:fldChar w:fldCharType="begin"/>
      </w:r>
      <w:r w:rsidRPr="00C07E9A">
        <w:rPr>
          <w:rFonts w:ascii="Inter" w:hAnsi="Inter" w:cs="Calibri Light"/>
          <w:b/>
          <w:bCs/>
          <w:color w:val="073B4C"/>
        </w:rPr>
        <w:instrText xml:space="preserve"> DOCPROPERTY  "MFiles_PG9197AEF98C1A4A63885BD648FADA6171n1_PG0D54DF1FD7D94B6F90E128BAB1116476"  \* MERGEFORMAT </w:instrText>
      </w:r>
      <w:r w:rsidRPr="00C07E9A">
        <w:rPr>
          <w:rFonts w:ascii="Inter" w:hAnsi="Inter" w:cs="Calibri Light"/>
          <w:b/>
          <w:bCs/>
          <w:color w:val="073B4C"/>
        </w:rPr>
        <w:fldChar w:fldCharType="separate"/>
      </w:r>
      <w:r w:rsidR="00F75ED0">
        <w:rPr>
          <w:rFonts w:ascii="Inter" w:hAnsi="Inter" w:cs="Calibri Light"/>
          <w:b/>
          <w:bCs/>
          <w:color w:val="073B4C"/>
        </w:rPr>
        <w:t>[ISO Certificate Scope]</w:t>
      </w:r>
      <w:r w:rsidRPr="00C07E9A">
        <w:rPr>
          <w:rFonts w:ascii="Inter" w:hAnsi="Inter" w:cs="Calibri Light"/>
          <w:b/>
          <w:bCs/>
          <w:color w:val="073B4C"/>
        </w:rPr>
        <w:fldChar w:fldCharType="end"/>
      </w:r>
      <w:r w:rsidRPr="00C07E9A">
        <w:rPr>
          <w:rFonts w:ascii="Inter" w:hAnsi="Inter" w:cs="Calibri Light"/>
          <w:b/>
          <w:bCs/>
          <w:color w:val="073B4C"/>
        </w:rPr>
        <w:t xml:space="preserve"> </w:t>
      </w:r>
    </w:p>
    <w:p w14:paraId="03A99933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4C6057A4" w14:textId="6DD30FA2" w:rsidR="00F74F86" w:rsidRPr="00C07E9A" w:rsidRDefault="000943B2" w:rsidP="001C0136">
      <w:pPr>
        <w:pStyle w:val="BodyText"/>
        <w:ind w:left="284"/>
        <w:rPr>
          <w:rFonts w:ascii="Inter" w:hAnsi="Inter"/>
          <w:color w:val="073B4C"/>
          <w:sz w:val="24"/>
          <w:szCs w:val="24"/>
          <w:lang w:val="en-GB"/>
        </w:rPr>
      </w:pPr>
      <w:r w:rsidRPr="00C07E9A">
        <w:rPr>
          <w:rFonts w:ascii="Inter" w:hAnsi="Inter"/>
          <w:color w:val="073B4C"/>
          <w:sz w:val="24"/>
          <w:szCs w:val="24"/>
          <w:lang w:val="en-GB"/>
        </w:rPr>
        <w:t>Sites and activities are listed on the additional page(s)</w:t>
      </w:r>
    </w:p>
    <w:p w14:paraId="1C66D8C7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30970AF3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26977F59" w14:textId="77777777" w:rsidR="006901F2" w:rsidRPr="00C07E9A" w:rsidRDefault="006901F2" w:rsidP="001C0136">
      <w:pPr>
        <w:spacing w:line="240" w:lineRule="auto"/>
        <w:ind w:left="284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>For and on behalf of Interface NRM Ltd:</w:t>
      </w:r>
    </w:p>
    <w:p w14:paraId="09DC1EDA" w14:textId="77777777" w:rsidR="00F74F86" w:rsidRPr="00C07E9A" w:rsidRDefault="00F74F86" w:rsidP="001C0136">
      <w:pPr>
        <w:spacing w:line="240" w:lineRule="auto"/>
        <w:ind w:left="284"/>
        <w:rPr>
          <w:rFonts w:ascii="Inter" w:hAnsi="Inter" w:cs="Calibri Light"/>
          <w:color w:val="073B4C"/>
        </w:rPr>
      </w:pPr>
    </w:p>
    <w:p w14:paraId="1CFD3F9E" w14:textId="52719F40" w:rsidR="006901F2" w:rsidRPr="00C07E9A" w:rsidRDefault="00185DB6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  <w:r w:rsidRPr="00C07E9A">
        <w:rPr>
          <w:rFonts w:ascii="Inter" w:hAnsi="Inter"/>
          <w:noProof/>
          <w:color w:val="073B4C"/>
          <w:sz w:val="24"/>
          <w:szCs w:val="24"/>
        </w:rPr>
        <w:drawing>
          <wp:inline distT="0" distB="0" distL="0" distR="0" wp14:anchorId="33D589A3" wp14:editId="2368C955">
            <wp:extent cx="1610436" cy="579744"/>
            <wp:effectExtent l="0" t="0" r="0" b="0"/>
            <wp:docPr id="371981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7"/>
                    <a:stretch/>
                  </pic:blipFill>
                  <pic:spPr bwMode="auto">
                    <a:xfrm>
                      <a:off x="0" y="0"/>
                      <a:ext cx="1629849" cy="58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375A7" w14:textId="77777777" w:rsidR="00F74F86" w:rsidRPr="00C07E9A" w:rsidRDefault="00F74F86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1B2C60F6" w14:textId="6283122A" w:rsidR="006901F2" w:rsidRPr="00C07E9A" w:rsidRDefault="00185DB6" w:rsidP="00F74F86">
      <w:pPr>
        <w:spacing w:after="0" w:line="240" w:lineRule="auto"/>
        <w:ind w:left="284"/>
        <w:rPr>
          <w:rFonts w:ascii="Inter" w:hAnsi="Inter"/>
          <w:b/>
          <w:color w:val="073B4C"/>
        </w:rPr>
      </w:pPr>
      <w:r w:rsidRPr="00C07E9A">
        <w:rPr>
          <w:rFonts w:ascii="Inter" w:hAnsi="Inter"/>
          <w:b/>
          <w:color w:val="073B4C"/>
        </w:rPr>
        <w:t>Tim Barker</w:t>
      </w:r>
    </w:p>
    <w:p w14:paraId="5795D723" w14:textId="15631BD9" w:rsidR="00185DB6" w:rsidRPr="00C07E9A" w:rsidRDefault="00185DB6" w:rsidP="00F74F86">
      <w:pPr>
        <w:spacing w:after="0" w:line="240" w:lineRule="auto"/>
        <w:ind w:left="284"/>
        <w:rPr>
          <w:rFonts w:ascii="Inter" w:hAnsi="Inter" w:cs="Calibri Light"/>
          <w:bCs/>
          <w:color w:val="073B4C"/>
        </w:rPr>
      </w:pPr>
      <w:r w:rsidRPr="00C07E9A">
        <w:rPr>
          <w:rFonts w:ascii="Inter" w:hAnsi="Inter"/>
          <w:bCs/>
          <w:color w:val="073B4C"/>
        </w:rPr>
        <w:t>Director</w:t>
      </w:r>
    </w:p>
    <w:p w14:paraId="1090768A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2D8C5797" w14:textId="77777777" w:rsidR="00F75ED0" w:rsidRDefault="004E6DAB" w:rsidP="004E6DAB">
      <w:pPr>
        <w:spacing w:after="0"/>
        <w:ind w:left="284"/>
        <w:rPr>
          <w:rFonts w:ascii="Inter" w:hAnsi="Inter" w:cs="Calibri Light"/>
          <w:b/>
          <w:bCs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First Issued: </w:t>
      </w:r>
      <w:r w:rsidR="00F75ED0">
        <w:rPr>
          <w:rFonts w:ascii="Inter" w:hAnsi="Inter" w:cs="Calibri Light"/>
          <w:b/>
          <w:bCs/>
          <w:color w:val="073B4C"/>
        </w:rPr>
        <w:fldChar w:fldCharType="begin"/>
      </w:r>
      <w:r w:rsidR="00F75ED0">
        <w:rPr>
          <w:rFonts w:ascii="Inter" w:hAnsi="Inter" w:cs="Calibri Light"/>
          <w:b/>
          <w:bCs/>
          <w:color w:val="073B4C"/>
        </w:rPr>
        <w:instrText xml:space="preserve"> DOCPROPERTY  "MFiles_PG9197AEF98C1A4A63885BD648FADA6171n1_PG3C093C6B08944B25A5BC653F58A75ADA"  \* MERGEFORMAT </w:instrText>
      </w:r>
      <w:r w:rsidR="00F75ED0">
        <w:rPr>
          <w:rFonts w:ascii="Inter" w:hAnsi="Inter" w:cs="Calibri Light"/>
          <w:b/>
          <w:bCs/>
          <w:color w:val="073B4C"/>
        </w:rPr>
        <w:fldChar w:fldCharType="separate"/>
      </w:r>
      <w:r w:rsidR="00F75ED0">
        <w:rPr>
          <w:rFonts w:ascii="Inter" w:hAnsi="Inter" w:cs="Calibri Light"/>
          <w:b/>
          <w:bCs/>
          <w:color w:val="073B4C"/>
        </w:rPr>
        <w:t>[First Issue Date]</w:t>
      </w:r>
      <w:r w:rsidR="00F75ED0">
        <w:rPr>
          <w:rFonts w:ascii="Inter" w:hAnsi="Inter" w:cs="Calibri Light"/>
          <w:b/>
          <w:bCs/>
          <w:color w:val="073B4C"/>
        </w:rPr>
        <w:fldChar w:fldCharType="end"/>
      </w:r>
    </w:p>
    <w:p w14:paraId="64230DDD" w14:textId="07DBD693" w:rsidR="004E6DAB" w:rsidRPr="00C07E9A" w:rsidRDefault="004E6DAB" w:rsidP="004E6DAB">
      <w:pPr>
        <w:spacing w:after="0"/>
        <w:ind w:left="284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Interface First Issued: </w:t>
      </w:r>
      <w:r w:rsidR="00F75ED0">
        <w:rPr>
          <w:rFonts w:ascii="Inter" w:hAnsi="Inter" w:cs="Calibri Light"/>
          <w:b/>
          <w:bCs/>
          <w:color w:val="073B4C"/>
        </w:rPr>
        <w:fldChar w:fldCharType="begin"/>
      </w:r>
      <w:r w:rsidR="00F75ED0">
        <w:rPr>
          <w:rFonts w:ascii="Inter" w:hAnsi="Inter" w:cs="Calibri Light"/>
          <w:b/>
          <w:bCs/>
          <w:color w:val="073B4C"/>
        </w:rPr>
        <w:instrText xml:space="preserve"> DOCPROPERTY  "MFiles_PG9197AEF98C1A4A63885BD648FADA6171n1_PG089F33CE3D6E47CA945018610A3F027E"  \* MERGEFORMAT </w:instrText>
      </w:r>
      <w:r w:rsidR="00F75ED0">
        <w:rPr>
          <w:rFonts w:ascii="Inter" w:hAnsi="Inter" w:cs="Calibri Light"/>
          <w:b/>
          <w:bCs/>
          <w:color w:val="073B4C"/>
        </w:rPr>
        <w:fldChar w:fldCharType="separate"/>
      </w:r>
      <w:r w:rsidR="00F75ED0">
        <w:rPr>
          <w:rFonts w:ascii="Inter" w:hAnsi="Inter" w:cs="Calibri Light"/>
          <w:b/>
          <w:bCs/>
          <w:color w:val="073B4C"/>
        </w:rPr>
        <w:t>[Interface Issue Date]</w:t>
      </w:r>
      <w:r w:rsidR="00F75ED0">
        <w:rPr>
          <w:rFonts w:ascii="Inter" w:hAnsi="Inter" w:cs="Calibri Light"/>
          <w:b/>
          <w:bCs/>
          <w:color w:val="073B4C"/>
        </w:rPr>
        <w:fldChar w:fldCharType="end"/>
      </w:r>
    </w:p>
    <w:p w14:paraId="2FD7BD1D" w14:textId="77777777" w:rsidR="004E6DAB" w:rsidRPr="00C07E9A" w:rsidRDefault="004E6DAB" w:rsidP="004E6DAB">
      <w:pPr>
        <w:spacing w:after="0"/>
        <w:ind w:left="284"/>
        <w:jc w:val="both"/>
        <w:rPr>
          <w:rFonts w:ascii="Inter" w:hAnsi="Inter"/>
          <w:color w:val="073B4C"/>
        </w:rPr>
      </w:pPr>
      <w:r w:rsidRPr="00C07E9A">
        <w:rPr>
          <w:rFonts w:ascii="Inter" w:hAnsi="Inter"/>
          <w:color w:val="073B4C"/>
        </w:rPr>
        <w:t xml:space="preserve">Latest Issue Date: </w:t>
      </w:r>
      <w:r w:rsidRPr="00C07E9A">
        <w:rPr>
          <w:rFonts w:ascii="Inter" w:hAnsi="Inter"/>
          <w:b/>
          <w:bCs/>
          <w:color w:val="073B4C"/>
        </w:rPr>
        <w:t>DD/MM/YYYY</w:t>
      </w:r>
      <w:r w:rsidRPr="00C07E9A">
        <w:rPr>
          <w:rFonts w:ascii="Inter" w:hAnsi="Inter"/>
          <w:b/>
          <w:bCs/>
          <w:color w:val="073B4C"/>
        </w:rPr>
        <w:tab/>
      </w:r>
    </w:p>
    <w:p w14:paraId="027ED59C" w14:textId="68979627" w:rsidR="004E6DAB" w:rsidRPr="00C07E9A" w:rsidRDefault="004E6DAB" w:rsidP="004E6DAB">
      <w:pPr>
        <w:spacing w:after="0"/>
        <w:ind w:left="284"/>
        <w:rPr>
          <w:rFonts w:ascii="Inter" w:hAnsi="Inter"/>
          <w:b/>
          <w:bCs/>
          <w:color w:val="073B4C"/>
        </w:rPr>
      </w:pPr>
      <w:r w:rsidRPr="00C07E9A">
        <w:rPr>
          <w:rFonts w:ascii="Inter" w:hAnsi="Inter"/>
          <w:color w:val="073B4C"/>
        </w:rPr>
        <w:t xml:space="preserve">Certificate Expiry Date: </w:t>
      </w:r>
      <w:r w:rsidR="00F75ED0">
        <w:rPr>
          <w:rFonts w:ascii="Inter" w:hAnsi="Inter"/>
          <w:b/>
          <w:bCs/>
          <w:color w:val="073B4C"/>
        </w:rPr>
        <w:fldChar w:fldCharType="begin"/>
      </w:r>
      <w:r w:rsidR="00F75ED0">
        <w:rPr>
          <w:rFonts w:ascii="Inter" w:hAnsi="Inter"/>
          <w:b/>
          <w:bCs/>
          <w:color w:val="073B4C"/>
        </w:rPr>
        <w:instrText xml:space="preserve"> DOCPROPERTY  "MFiles_PG9197AEF98C1A4A63885BD648FADA6171n1_PGDFD9CBEF32E54513953440AADDBBCF17"  \* MERGEFORMAT </w:instrText>
      </w:r>
      <w:r w:rsidR="00F75ED0">
        <w:rPr>
          <w:rFonts w:ascii="Inter" w:hAnsi="Inter"/>
          <w:b/>
          <w:bCs/>
          <w:color w:val="073B4C"/>
        </w:rPr>
        <w:fldChar w:fldCharType="separate"/>
      </w:r>
      <w:r w:rsidR="00F75ED0">
        <w:rPr>
          <w:rFonts w:ascii="Inter" w:hAnsi="Inter"/>
          <w:b/>
          <w:bCs/>
          <w:color w:val="073B4C"/>
        </w:rPr>
        <w:t>[Expiry Date]</w:t>
      </w:r>
      <w:r w:rsidR="00F75ED0">
        <w:rPr>
          <w:rFonts w:ascii="Inter" w:hAnsi="Inter"/>
          <w:b/>
          <w:bCs/>
          <w:color w:val="073B4C"/>
        </w:rPr>
        <w:fldChar w:fldCharType="end"/>
      </w:r>
    </w:p>
    <w:p w14:paraId="7963ED40" w14:textId="77777777" w:rsidR="00E65168" w:rsidRPr="00C07E9A" w:rsidRDefault="00E65168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3495AA9D" w14:textId="77777777" w:rsidR="00E65168" w:rsidRPr="00C07E9A" w:rsidRDefault="00E65168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7A426D36" w14:textId="77777777" w:rsidR="00E65168" w:rsidRPr="00C07E9A" w:rsidRDefault="00E65168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6B87A093" w14:textId="77777777" w:rsidR="00E65168" w:rsidRPr="00C07E9A" w:rsidRDefault="00E65168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3B3E47F1" w14:textId="77777777" w:rsidR="000943B2" w:rsidRPr="00C07E9A" w:rsidRDefault="000943B2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13CFCD2C" w14:textId="77777777" w:rsidR="00E65168" w:rsidRPr="00C07E9A" w:rsidRDefault="00E65168" w:rsidP="004E6DAB">
      <w:pPr>
        <w:spacing w:after="0"/>
        <w:ind w:left="284"/>
        <w:rPr>
          <w:rFonts w:ascii="Inter" w:hAnsi="Inter"/>
          <w:color w:val="073B4C"/>
        </w:rPr>
      </w:pPr>
    </w:p>
    <w:p w14:paraId="5D5A2A74" w14:textId="2C5CB9C5" w:rsidR="00601F1F" w:rsidRPr="00C07E9A" w:rsidRDefault="00601F1F" w:rsidP="004E6DAB">
      <w:pPr>
        <w:spacing w:after="0" w:line="240" w:lineRule="auto"/>
        <w:ind w:left="284"/>
        <w:rPr>
          <w:rFonts w:ascii="Inter" w:hAnsi="Inter" w:cs="Calibri Light"/>
          <w:b/>
          <w:bCs/>
          <w:color w:val="073B4C"/>
        </w:rPr>
      </w:pPr>
    </w:p>
    <w:p w14:paraId="0F9747D7" w14:textId="482DA20D" w:rsidR="00356204" w:rsidRPr="00C07E9A" w:rsidRDefault="00356204" w:rsidP="00EB6C24">
      <w:pPr>
        <w:adjustRightInd w:val="0"/>
        <w:spacing w:line="288" w:lineRule="auto"/>
        <w:ind w:left="284"/>
        <w:rPr>
          <w:rFonts w:ascii="Inter" w:hAnsi="Inter" w:cs="Calibri Light"/>
          <w:b/>
          <w:bCs/>
          <w:color w:val="073B4C"/>
        </w:rPr>
      </w:pPr>
      <w:r w:rsidRPr="00C07E9A">
        <w:rPr>
          <w:rFonts w:ascii="Inter" w:hAnsi="Inter" w:cs="Calibri Light"/>
          <w:color w:val="073B4C"/>
        </w:rPr>
        <w:t>Certificate No</w:t>
      </w:r>
      <w:r w:rsidRPr="00C07E9A">
        <w:rPr>
          <w:rFonts w:ascii="Inter" w:hAnsi="Inter" w:cs="Calibri Light"/>
          <w:b/>
          <w:bCs/>
          <w:color w:val="073B4C"/>
        </w:rPr>
        <w:t>.</w:t>
      </w:r>
      <w:r w:rsidRPr="00C07E9A">
        <w:rPr>
          <w:rFonts w:ascii="Inter" w:hAnsi="Inter" w:cs="Calibri Light"/>
          <w:b/>
          <w:bCs/>
          <w:color w:val="073B4C"/>
        </w:rPr>
        <w:fldChar w:fldCharType="begin"/>
      </w:r>
      <w:r w:rsidRPr="00C07E9A">
        <w:rPr>
          <w:rFonts w:ascii="Inter" w:hAnsi="Inter" w:cs="Calibri Light"/>
          <w:b/>
          <w:bCs/>
          <w:color w:val="073B4C"/>
        </w:rPr>
        <w:instrText xml:space="preserve"> DOCPROPERTY  "MFiles_PG9197AEF98C1A4A63885BD648FADA6171n1_PG10E6986151A549AC8223DC56732DA9ED"  \* MERGEFORMAT </w:instrText>
      </w:r>
      <w:r w:rsidRPr="00C07E9A">
        <w:rPr>
          <w:rFonts w:ascii="Inter" w:hAnsi="Inter" w:cs="Calibri Light"/>
          <w:b/>
          <w:bCs/>
          <w:color w:val="073B4C"/>
        </w:rPr>
        <w:fldChar w:fldCharType="separate"/>
      </w:r>
      <w:r w:rsidR="00F75ED0">
        <w:rPr>
          <w:rFonts w:ascii="Inter" w:hAnsi="Inter" w:cs="Calibri Light"/>
          <w:b/>
          <w:bCs/>
          <w:color w:val="073B4C"/>
        </w:rPr>
        <w:t>[Certificate Number]</w:t>
      </w:r>
      <w:r w:rsidRPr="00C07E9A">
        <w:rPr>
          <w:rFonts w:ascii="Inter" w:hAnsi="Inter" w:cs="Calibri Light"/>
          <w:b/>
          <w:bCs/>
          <w:color w:val="073B4C"/>
        </w:rPr>
        <w:fldChar w:fldCharType="end"/>
      </w:r>
      <w:r w:rsidRPr="00C07E9A">
        <w:rPr>
          <w:rFonts w:ascii="Inter" w:hAnsi="Inter" w:cs="Calibri Light"/>
          <w:b/>
          <w:bCs/>
          <w:color w:val="073B4C"/>
        </w:rPr>
        <w:t xml:space="preserve"> </w:t>
      </w:r>
    </w:p>
    <w:p w14:paraId="39ABB83B" w14:textId="77777777" w:rsidR="00356204" w:rsidRPr="00C07E9A" w:rsidRDefault="00356204" w:rsidP="00356204">
      <w:pPr>
        <w:spacing w:line="254" w:lineRule="exact"/>
        <w:ind w:left="284"/>
        <w:rPr>
          <w:rStyle w:val="Hyperlink"/>
          <w:rFonts w:ascii="Inter" w:hAnsi="Inter" w:cstheme="majorHAnsi"/>
          <w:color w:val="073B4C"/>
        </w:rPr>
      </w:pPr>
    </w:p>
    <w:tbl>
      <w:tblPr>
        <w:tblStyle w:val="TableGridLight"/>
        <w:tblW w:w="8788" w:type="dxa"/>
        <w:tblInd w:w="279" w:type="dxa"/>
        <w:tblLook w:val="04A0" w:firstRow="1" w:lastRow="0" w:firstColumn="1" w:lastColumn="0" w:noHBand="0" w:noVBand="1"/>
      </w:tblPr>
      <w:tblGrid>
        <w:gridCol w:w="3828"/>
        <w:gridCol w:w="4960"/>
      </w:tblGrid>
      <w:tr w:rsidR="00C07E9A" w:rsidRPr="00C07E9A" w14:paraId="5E8A18F8" w14:textId="77777777" w:rsidTr="00037258">
        <w:tc>
          <w:tcPr>
            <w:tcW w:w="3828" w:type="dxa"/>
          </w:tcPr>
          <w:p w14:paraId="0BC780F6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Location</w:t>
            </w:r>
          </w:p>
        </w:tc>
        <w:tc>
          <w:tcPr>
            <w:tcW w:w="4960" w:type="dxa"/>
          </w:tcPr>
          <w:p w14:paraId="7FAB0274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Registered Activities</w:t>
            </w:r>
          </w:p>
        </w:tc>
      </w:tr>
      <w:tr w:rsidR="00C07E9A" w:rsidRPr="00C07E9A" w14:paraId="3652CC2E" w14:textId="77777777" w:rsidTr="00037258">
        <w:tc>
          <w:tcPr>
            <w:tcW w:w="3828" w:type="dxa"/>
          </w:tcPr>
          <w:p w14:paraId="72ECD39B" w14:textId="5B559E33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"MFiles_PG27BD0FE224934EB1A6AA3AF5631FB7B2_PG27BD0FE224934EB1A6AA3AF5631FB7B2"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F75ED0">
              <w:rPr>
                <w:rFonts w:ascii="Inter" w:hAnsi="Inter" w:cs="Calibri Light"/>
                <w:color w:val="073B4C"/>
                <w:sz w:val="24"/>
                <w:szCs w:val="24"/>
              </w:rPr>
              <w:t>[Related ISO Certificate Holder]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027EE8A2" w14:textId="4CDA3C65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"MFiles_PG27BD0FE224934EB1A6AA3AF5631FB7B2_PG66B78EE1CC5A436C889C33A5CDD5DF2B"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F75ED0">
              <w:rPr>
                <w:rFonts w:ascii="Inter" w:hAnsi="Inter" w:cs="Calibri Light"/>
                <w:color w:val="073B4C"/>
                <w:sz w:val="24"/>
                <w:szCs w:val="24"/>
              </w:rPr>
              <w:t>[Address (line 1)]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59AF4420" w14:textId="54B22294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"MFiles_PG27BD0FE224934EB1A6AA3AF5631FB7B2_PG3AC5DB4D3EE7446A84C7E138E55E8952"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F75ED0">
              <w:rPr>
                <w:rFonts w:ascii="Inter" w:hAnsi="Inter" w:cs="Calibri Light"/>
                <w:color w:val="073B4C"/>
                <w:sz w:val="24"/>
                <w:szCs w:val="24"/>
              </w:rPr>
              <w:t>[Address (line 2)]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33D55F16" w14:textId="0C203A80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"MFiles_PG27BD0FE224934EB1A6AA3AF5631FB7B2_PGF251E162740242C88F7FF5252340EAC6"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F75ED0">
              <w:rPr>
                <w:rFonts w:ascii="Inter" w:hAnsi="Inter" w:cs="Calibri Light"/>
                <w:color w:val="073B4C"/>
                <w:sz w:val="24"/>
                <w:szCs w:val="24"/>
              </w:rPr>
              <w:t>[Address (line 3)]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1BADA935" w14:textId="470D5256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"MFiles_PG27BD0FE224934EB1A6AA3AF5631FB7B2_PG5A1C9EDE5492470A8D51762AC5870348"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F75ED0">
              <w:rPr>
                <w:rFonts w:ascii="Inter" w:hAnsi="Inter" w:cs="Calibri Light"/>
                <w:color w:val="073B4C"/>
                <w:sz w:val="24"/>
                <w:szCs w:val="24"/>
              </w:rPr>
              <w:t>[City]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70412467" w14:textId="147C6B06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"MFiles_PG27BD0FE224934EB1A6AA3AF5631FB7B2_PG89644B04E30C4B2FADDC6DEF66A7DBDF"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F75ED0">
              <w:rPr>
                <w:rFonts w:ascii="Inter" w:hAnsi="Inter" w:cs="Calibri Light"/>
                <w:color w:val="073B4C"/>
                <w:sz w:val="24"/>
                <w:szCs w:val="24"/>
              </w:rPr>
              <w:t>[Post Code]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0E1E6E92" w14:textId="3D3BAB82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"MFiles_PG27BD0FE224934EB1A6AA3AF5631FB7B2_PG181E7F4A25834341B5E91C28E36D59F6"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F75ED0">
              <w:rPr>
                <w:rFonts w:ascii="Inter" w:hAnsi="Inter" w:cs="Calibri Light"/>
                <w:color w:val="073B4C"/>
                <w:sz w:val="24"/>
                <w:szCs w:val="24"/>
              </w:rPr>
              <w:t>[Country]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</w:tc>
        <w:tc>
          <w:tcPr>
            <w:tcW w:w="4960" w:type="dxa"/>
          </w:tcPr>
          <w:p w14:paraId="408480ED" w14:textId="79257A9A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instrText xml:space="preserve"> DOCPROPERTY  "MFiles_PG9197AEF98C1A4A63885BD648FADA6171n1_PG0D54DF1FD7D94B6F90E128BAB1116476"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F75ED0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[ISO Certificate Scope]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</w:tc>
      </w:tr>
      <w:tr w:rsidR="00C07E9A" w:rsidRPr="00C07E9A" w14:paraId="4258D13B" w14:textId="77777777" w:rsidTr="00037258">
        <w:tc>
          <w:tcPr>
            <w:tcW w:w="3828" w:type="dxa"/>
          </w:tcPr>
          <w:p w14:paraId="216FD083" w14:textId="217C535D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instrText xml:space="preserve"> DOCPROPERTY  "MFiles_PG27BD0FE224934EB1A6AA3AF5631FB7B2_PGB5405B91BF0D4327B7A777E95E5DB8D1"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F75ED0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[Additional Addresses]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</w:tc>
        <w:tc>
          <w:tcPr>
            <w:tcW w:w="4960" w:type="dxa"/>
          </w:tcPr>
          <w:p w14:paraId="599EF639" w14:textId="6CB9F164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instrText xml:space="preserve"> DOCPROPERTY  "MFiles_PG9197AEF98C1A4A63885BD648FADA6171n1_PG0D54DF1FD7D94B6F90E128BAB1116476"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F75ED0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[ISO Certificate Scope]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</w:tc>
      </w:tr>
      <w:tr w:rsidR="00C07E9A" w:rsidRPr="00C07E9A" w14:paraId="49CF2ED8" w14:textId="77777777" w:rsidTr="00037258">
        <w:tc>
          <w:tcPr>
            <w:tcW w:w="3828" w:type="dxa"/>
          </w:tcPr>
          <w:p w14:paraId="645FAD2E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Company Name</w:t>
            </w:r>
          </w:p>
          <w:p w14:paraId="4583BB5E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69B7D013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4BB65B51" w14:textId="77777777" w:rsidR="00356204" w:rsidRPr="00C07E9A" w:rsidRDefault="00356204" w:rsidP="00F12D8D">
            <w:pPr>
              <w:pStyle w:val="Interface"/>
              <w:rPr>
                <w:lang w:val="en-GB"/>
              </w:rPr>
            </w:pPr>
            <w:r w:rsidRPr="00C07E9A">
              <w:rPr>
                <w:lang w:val="en-GB"/>
              </w:rPr>
              <w:t>Address</w:t>
            </w:r>
          </w:p>
          <w:p w14:paraId="2DDA1A47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Post Code</w:t>
            </w:r>
          </w:p>
          <w:p w14:paraId="232EE631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Country</w:t>
            </w:r>
          </w:p>
        </w:tc>
        <w:tc>
          <w:tcPr>
            <w:tcW w:w="4960" w:type="dxa"/>
          </w:tcPr>
          <w:p w14:paraId="5941BBD1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</w:p>
        </w:tc>
      </w:tr>
      <w:tr w:rsidR="00C07E9A" w:rsidRPr="00C07E9A" w14:paraId="23448B83" w14:textId="77777777" w:rsidTr="00037258">
        <w:tc>
          <w:tcPr>
            <w:tcW w:w="3828" w:type="dxa"/>
          </w:tcPr>
          <w:p w14:paraId="2C450038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Company Name</w:t>
            </w:r>
          </w:p>
          <w:p w14:paraId="6E261F76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4791D7C5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410F7B9B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0A05B763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Post Code</w:t>
            </w:r>
          </w:p>
          <w:p w14:paraId="18590EC9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Country</w:t>
            </w:r>
          </w:p>
        </w:tc>
        <w:tc>
          <w:tcPr>
            <w:tcW w:w="4960" w:type="dxa"/>
          </w:tcPr>
          <w:p w14:paraId="2B98E2E1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</w:p>
        </w:tc>
      </w:tr>
    </w:tbl>
    <w:p w14:paraId="17A8D5CB" w14:textId="77777777" w:rsidR="00356204" w:rsidRPr="00C07E9A" w:rsidRDefault="00356204" w:rsidP="00356204">
      <w:pPr>
        <w:spacing w:line="254" w:lineRule="exact"/>
        <w:ind w:left="284"/>
        <w:rPr>
          <w:rFonts w:ascii="Inter" w:hAnsi="Inter" w:cstheme="majorHAnsi"/>
          <w:color w:val="073B4C"/>
        </w:rPr>
      </w:pPr>
    </w:p>
    <w:p w14:paraId="3622C798" w14:textId="77777777" w:rsidR="00356204" w:rsidRPr="00C07E9A" w:rsidRDefault="00356204" w:rsidP="007936BE">
      <w:pPr>
        <w:spacing w:line="254" w:lineRule="exact"/>
        <w:rPr>
          <w:rFonts w:ascii="Inter" w:hAnsi="Inter"/>
          <w:b/>
          <w:color w:val="073B4C"/>
        </w:rPr>
      </w:pPr>
    </w:p>
    <w:p w14:paraId="273D48DE" w14:textId="77777777" w:rsidR="00DE0AB3" w:rsidRPr="00C07E9A" w:rsidRDefault="00DE0AB3" w:rsidP="00597B26">
      <w:pPr>
        <w:adjustRightInd w:val="0"/>
        <w:spacing w:line="288" w:lineRule="auto"/>
        <w:ind w:left="284"/>
        <w:rPr>
          <w:rFonts w:ascii="Inter" w:hAnsi="Inter" w:cs="Calibri Light"/>
          <w:b/>
          <w:bCs/>
          <w:color w:val="073B4C"/>
        </w:rPr>
      </w:pPr>
    </w:p>
    <w:p w14:paraId="7C4F8D35" w14:textId="422999A7" w:rsidR="00601F1F" w:rsidRPr="00C07E9A" w:rsidRDefault="00601F1F" w:rsidP="007718B5">
      <w:pPr>
        <w:suppressAutoHyphens w:val="0"/>
        <w:ind w:left="284"/>
        <w:rPr>
          <w:rFonts w:ascii="Inter" w:hAnsi="Inter" w:cs="Calibri Light"/>
          <w:b/>
          <w:bCs/>
          <w:color w:val="073B4C"/>
        </w:rPr>
      </w:pPr>
      <w:r w:rsidRPr="00C07E9A">
        <w:rPr>
          <w:rFonts w:ascii="Inter" w:hAnsi="Inter" w:cs="Calibri Light"/>
          <w:b/>
          <w:bCs/>
          <w:color w:val="073B4C"/>
        </w:rPr>
        <w:br w:type="page"/>
      </w:r>
    </w:p>
    <w:p w14:paraId="491100E9" w14:textId="57AEA650" w:rsidR="00601F1F" w:rsidRPr="00C07E9A" w:rsidRDefault="00601F1F" w:rsidP="004E6DAB">
      <w:pPr>
        <w:spacing w:after="0" w:line="240" w:lineRule="auto"/>
        <w:ind w:left="284"/>
        <w:rPr>
          <w:rFonts w:ascii="Inter" w:hAnsi="Inter" w:cs="Calibri Light"/>
          <w:b/>
          <w:bCs/>
          <w:color w:val="073B4C"/>
        </w:rPr>
      </w:pPr>
    </w:p>
    <w:p w14:paraId="0AF442AD" w14:textId="6C72F5F1" w:rsidR="00C22ED0" w:rsidRPr="00C07E9A" w:rsidRDefault="00C22ED0" w:rsidP="00D72757">
      <w:pPr>
        <w:pStyle w:val="Interface"/>
      </w:pPr>
    </w:p>
    <w:sectPr w:rsidR="00C22ED0" w:rsidRPr="00C07E9A" w:rsidSect="00AA581E">
      <w:headerReference w:type="even" r:id="rId12"/>
      <w:headerReference w:type="default" r:id="rId13"/>
      <w:headerReference w:type="first" r:id="rId14"/>
      <w:pgSz w:w="11906" w:h="16838" w:code="9"/>
      <w:pgMar w:top="1440" w:right="1440" w:bottom="1440" w:left="1440" w:header="0" w:footer="11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DD7B8" w14:textId="77777777" w:rsidR="00E618AB" w:rsidRDefault="00E618AB">
      <w:pPr>
        <w:spacing w:after="0" w:line="240" w:lineRule="auto"/>
      </w:pPr>
      <w:r>
        <w:separator/>
      </w:r>
    </w:p>
  </w:endnote>
  <w:endnote w:type="continuationSeparator" w:id="0">
    <w:p w14:paraId="096BE7A3" w14:textId="77777777" w:rsidR="00E618AB" w:rsidRDefault="00E618AB">
      <w:pPr>
        <w:spacing w:after="0" w:line="240" w:lineRule="auto"/>
      </w:pPr>
      <w:r>
        <w:continuationSeparator/>
      </w:r>
    </w:p>
  </w:endnote>
  <w:endnote w:type="continuationNotice" w:id="1">
    <w:p w14:paraId="61CA00EE" w14:textId="77777777" w:rsidR="00E618AB" w:rsidRDefault="00E618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-Light">
    <w:altName w:val="Calibri"/>
    <w:charset w:val="00"/>
    <w:family w:val="swiss"/>
    <w:pitch w:val="variable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C4354" w14:textId="77777777" w:rsidR="00E618AB" w:rsidRDefault="00E618A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DC59C54" w14:textId="77777777" w:rsidR="00E618AB" w:rsidRDefault="00E618AB">
      <w:pPr>
        <w:spacing w:after="0" w:line="240" w:lineRule="auto"/>
      </w:pPr>
      <w:r>
        <w:continuationSeparator/>
      </w:r>
    </w:p>
  </w:footnote>
  <w:footnote w:type="continuationNotice" w:id="1">
    <w:p w14:paraId="71C1A6EF" w14:textId="77777777" w:rsidR="00E618AB" w:rsidRDefault="00E618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35BB2" w14:textId="3AB7C0C8" w:rsidR="00E027B0" w:rsidRDefault="00000000">
    <w:pPr>
      <w:pStyle w:val="Header"/>
    </w:pPr>
    <w:r>
      <w:rPr>
        <w:noProof/>
      </w:rPr>
      <w:pict w14:anchorId="366B7B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23532" o:spid="_x0000_s1088" type="#_x0000_t75" style="position:absolute;margin-left:0;margin-top:0;width:595.4pt;height:842.15pt;z-index:-251657728;mso-position-horizontal:center;mso-position-horizontal-relative:margin;mso-position-vertical:center;mso-position-vertical-relative:margin" o:allowincell="f">
          <v:imagedata r:id="rId1" o:title="ISO 9001 Certificate (2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66E6" w14:textId="37B84EC3" w:rsidR="001C6DC0" w:rsidRDefault="007936BE">
    <w:pPr>
      <w:pStyle w:val="Header"/>
    </w:pPr>
    <w:r>
      <w:rPr>
        <w:noProof/>
      </w:rPr>
      <w:drawing>
        <wp:anchor distT="0" distB="0" distL="114300" distR="114300" simplePos="0" relativeHeight="251656704" behindDoc="1" locked="0" layoutInCell="1" allowOverlap="1" wp14:anchorId="34B27185" wp14:editId="22F5EE5E">
          <wp:simplePos x="0" y="0"/>
          <wp:positionH relativeFrom="page">
            <wp:align>left</wp:align>
          </wp:positionH>
          <wp:positionV relativeFrom="paragraph">
            <wp:posOffset>7620</wp:posOffset>
          </wp:positionV>
          <wp:extent cx="7547438" cy="10675620"/>
          <wp:effectExtent l="0" t="0" r="0" b="0"/>
          <wp:wrapNone/>
          <wp:docPr id="742710422" name="Picture 1" descr="A white and blu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710422" name="Picture 1" descr="A white and blu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203" cy="10696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EE66E7" w14:textId="47613F8F" w:rsidR="001C6DC0" w:rsidRDefault="001C6D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3CB3E" w14:textId="082DC242" w:rsidR="00AA581E" w:rsidRDefault="0003612D" w:rsidP="00AA581E">
    <w:pPr>
      <w:pStyle w:val="Header"/>
      <w:rPr>
        <w:del w:id="0" w:author="Amy Buckler" w:date="2025-02-18T15:01:00Z" w16du:dateUtc="2025-02-18T15:01:00Z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34C297D0" wp14:editId="2D51F7CD">
          <wp:simplePos x="0" y="0"/>
          <wp:positionH relativeFrom="page">
            <wp:align>right</wp:align>
          </wp:positionH>
          <wp:positionV relativeFrom="paragraph">
            <wp:posOffset>52</wp:posOffset>
          </wp:positionV>
          <wp:extent cx="7548785" cy="10677525"/>
          <wp:effectExtent l="0" t="0" r="0" b="0"/>
          <wp:wrapNone/>
          <wp:docPr id="780020874" name="Picture 1" descr="A document with arrows an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0020874" name="Picture 1" descr="A document with arrows and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78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841F00" w14:textId="3E316649" w:rsidR="00AA581E" w:rsidRDefault="00AA581E" w:rsidP="00AA581E">
    <w:pPr>
      <w:pStyle w:val="Header"/>
      <w:rPr>
        <w:ins w:id="1" w:author="Amy Buckler" w:date="2025-02-18T15:01:00Z" w16du:dateUtc="2025-02-18T15:01:00Z"/>
      </w:rPr>
    </w:pPr>
  </w:p>
  <w:p w14:paraId="15A5F61B" w14:textId="72A9A4BF" w:rsidR="00AA581E" w:rsidRDefault="00AA581E" w:rsidP="00AA581E">
    <w:pPr>
      <w:pStyle w:val="Header"/>
      <w:rPr>
        <w:ins w:id="2" w:author="Amy Buckler" w:date="2025-02-18T15:01:00Z" w16du:dateUtc="2025-02-18T15:01:00Z"/>
      </w:rPr>
    </w:pPr>
  </w:p>
  <w:p w14:paraId="26B2902F" w14:textId="4461BB6D" w:rsidR="00AA581E" w:rsidRDefault="007D2B99" w:rsidP="007D2B99">
    <w:pPr>
      <w:pStyle w:val="Header"/>
      <w:tabs>
        <w:tab w:val="clear" w:pos="4513"/>
        <w:tab w:val="clear" w:pos="9026"/>
        <w:tab w:val="left" w:pos="18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0EFD"/>
    <w:multiLevelType w:val="hybridMultilevel"/>
    <w:tmpl w:val="FC889684"/>
    <w:lvl w:ilvl="0" w:tplc="3F18FDF8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E6EF8"/>
    <w:multiLevelType w:val="hybridMultilevel"/>
    <w:tmpl w:val="4B88037A"/>
    <w:lvl w:ilvl="0" w:tplc="9C5E664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257D"/>
    <w:multiLevelType w:val="hybridMultilevel"/>
    <w:tmpl w:val="C11AB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83233"/>
    <w:multiLevelType w:val="hybridMultilevel"/>
    <w:tmpl w:val="59266246"/>
    <w:lvl w:ilvl="0" w:tplc="467C7996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C6FC6"/>
    <w:multiLevelType w:val="multilevel"/>
    <w:tmpl w:val="ACAE0642"/>
    <w:lvl w:ilvl="0">
      <w:numFmt w:val="bullet"/>
      <w:lvlText w:val=""/>
      <w:lvlJc w:val="left"/>
      <w:pPr>
        <w:ind w:left="1418" w:hanging="1418"/>
      </w:pPr>
      <w:rPr>
        <w:rFonts w:ascii="Symbol" w:hAnsi="Symbol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5" w15:restartNumberingAfterBreak="0">
    <w:nsid w:val="753004CC"/>
    <w:multiLevelType w:val="multilevel"/>
    <w:tmpl w:val="6D7C9F8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79B14527"/>
    <w:multiLevelType w:val="hybridMultilevel"/>
    <w:tmpl w:val="D1A05D8C"/>
    <w:lvl w:ilvl="0" w:tplc="64D6C760">
      <w:start w:val="1"/>
      <w:numFmt w:val="bullet"/>
      <w:lvlText w:val=""/>
      <w:lvlJc w:val="left"/>
      <w:pPr>
        <w:ind w:left="1134" w:hanging="113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88544">
    <w:abstractNumId w:val="5"/>
  </w:num>
  <w:num w:numId="2" w16cid:durableId="812211835">
    <w:abstractNumId w:val="4"/>
  </w:num>
  <w:num w:numId="3" w16cid:durableId="1666325542">
    <w:abstractNumId w:val="2"/>
  </w:num>
  <w:num w:numId="4" w16cid:durableId="133790058">
    <w:abstractNumId w:val="3"/>
  </w:num>
  <w:num w:numId="5" w16cid:durableId="685256446">
    <w:abstractNumId w:val="0"/>
  </w:num>
  <w:num w:numId="6" w16cid:durableId="886062803">
    <w:abstractNumId w:val="6"/>
  </w:num>
  <w:num w:numId="7" w16cid:durableId="213204768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y Buckler">
    <w15:presenceInfo w15:providerId="AD" w15:userId="S::amybuckler@interface-nrm.co.uk::cdae216e-ba98-4616-9b1b-263511995e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00D"/>
    <w:rsid w:val="00002FD3"/>
    <w:rsid w:val="0000570D"/>
    <w:rsid w:val="000074F4"/>
    <w:rsid w:val="00011BA6"/>
    <w:rsid w:val="000211AD"/>
    <w:rsid w:val="000239D5"/>
    <w:rsid w:val="00023FDF"/>
    <w:rsid w:val="00032CC3"/>
    <w:rsid w:val="000355C9"/>
    <w:rsid w:val="00035A08"/>
    <w:rsid w:val="0003612D"/>
    <w:rsid w:val="000369C9"/>
    <w:rsid w:val="00037258"/>
    <w:rsid w:val="00047C1E"/>
    <w:rsid w:val="000540F3"/>
    <w:rsid w:val="0006340E"/>
    <w:rsid w:val="00065020"/>
    <w:rsid w:val="00071A7A"/>
    <w:rsid w:val="00080932"/>
    <w:rsid w:val="0008186F"/>
    <w:rsid w:val="000830EA"/>
    <w:rsid w:val="000943B2"/>
    <w:rsid w:val="000A1BB1"/>
    <w:rsid w:val="000B03CF"/>
    <w:rsid w:val="000B69D7"/>
    <w:rsid w:val="000C29F3"/>
    <w:rsid w:val="000D1A00"/>
    <w:rsid w:val="000E2622"/>
    <w:rsid w:val="000E6FCA"/>
    <w:rsid w:val="000F0FCD"/>
    <w:rsid w:val="000F249D"/>
    <w:rsid w:val="000F45D3"/>
    <w:rsid w:val="00101D18"/>
    <w:rsid w:val="00107FCD"/>
    <w:rsid w:val="00112243"/>
    <w:rsid w:val="0011421C"/>
    <w:rsid w:val="00121BFD"/>
    <w:rsid w:val="0013483A"/>
    <w:rsid w:val="001440E7"/>
    <w:rsid w:val="001532E3"/>
    <w:rsid w:val="00155EA2"/>
    <w:rsid w:val="00165AAC"/>
    <w:rsid w:val="00166168"/>
    <w:rsid w:val="00170CED"/>
    <w:rsid w:val="0018489A"/>
    <w:rsid w:val="0018554C"/>
    <w:rsid w:val="00185DB6"/>
    <w:rsid w:val="00197D0A"/>
    <w:rsid w:val="001A07C4"/>
    <w:rsid w:val="001A201A"/>
    <w:rsid w:val="001A5C33"/>
    <w:rsid w:val="001B6F23"/>
    <w:rsid w:val="001B75A5"/>
    <w:rsid w:val="001C0136"/>
    <w:rsid w:val="001C6DC0"/>
    <w:rsid w:val="001E4A51"/>
    <w:rsid w:val="00211ABD"/>
    <w:rsid w:val="0022429D"/>
    <w:rsid w:val="0022592D"/>
    <w:rsid w:val="0022715B"/>
    <w:rsid w:val="00235973"/>
    <w:rsid w:val="00237960"/>
    <w:rsid w:val="0026250E"/>
    <w:rsid w:val="00267067"/>
    <w:rsid w:val="00267B8D"/>
    <w:rsid w:val="00271D52"/>
    <w:rsid w:val="00273678"/>
    <w:rsid w:val="002810B6"/>
    <w:rsid w:val="0028617E"/>
    <w:rsid w:val="002935D7"/>
    <w:rsid w:val="002B3AA2"/>
    <w:rsid w:val="002B3B90"/>
    <w:rsid w:val="002B5CD6"/>
    <w:rsid w:val="002B5F07"/>
    <w:rsid w:val="002C63E5"/>
    <w:rsid w:val="002E6F13"/>
    <w:rsid w:val="002F0373"/>
    <w:rsid w:val="002F5A0E"/>
    <w:rsid w:val="00305A02"/>
    <w:rsid w:val="00306135"/>
    <w:rsid w:val="00310D2C"/>
    <w:rsid w:val="00317832"/>
    <w:rsid w:val="0032673C"/>
    <w:rsid w:val="003318F6"/>
    <w:rsid w:val="00331C4E"/>
    <w:rsid w:val="00334E18"/>
    <w:rsid w:val="00345299"/>
    <w:rsid w:val="00356204"/>
    <w:rsid w:val="00376A03"/>
    <w:rsid w:val="0038629E"/>
    <w:rsid w:val="003873A2"/>
    <w:rsid w:val="003B04C5"/>
    <w:rsid w:val="003B326C"/>
    <w:rsid w:val="003C400D"/>
    <w:rsid w:val="003E5373"/>
    <w:rsid w:val="003E7959"/>
    <w:rsid w:val="003F2217"/>
    <w:rsid w:val="0042502F"/>
    <w:rsid w:val="00427B71"/>
    <w:rsid w:val="00433D92"/>
    <w:rsid w:val="004442ED"/>
    <w:rsid w:val="0044432A"/>
    <w:rsid w:val="00452B6A"/>
    <w:rsid w:val="00461FF8"/>
    <w:rsid w:val="00480D33"/>
    <w:rsid w:val="004946AF"/>
    <w:rsid w:val="004A2866"/>
    <w:rsid w:val="004B2D9A"/>
    <w:rsid w:val="004B40FD"/>
    <w:rsid w:val="004C6DA4"/>
    <w:rsid w:val="004D1EA0"/>
    <w:rsid w:val="004D3B37"/>
    <w:rsid w:val="004E2C15"/>
    <w:rsid w:val="004E5F9D"/>
    <w:rsid w:val="004E6DAB"/>
    <w:rsid w:val="004F0E7B"/>
    <w:rsid w:val="004F6919"/>
    <w:rsid w:val="004F70CA"/>
    <w:rsid w:val="00500234"/>
    <w:rsid w:val="00504E32"/>
    <w:rsid w:val="00513A27"/>
    <w:rsid w:val="0052446B"/>
    <w:rsid w:val="00525E1D"/>
    <w:rsid w:val="00534385"/>
    <w:rsid w:val="00557CD1"/>
    <w:rsid w:val="005730E9"/>
    <w:rsid w:val="0057376E"/>
    <w:rsid w:val="00590E12"/>
    <w:rsid w:val="00595ADB"/>
    <w:rsid w:val="00597B26"/>
    <w:rsid w:val="005B5545"/>
    <w:rsid w:val="005C31BD"/>
    <w:rsid w:val="005D3C8B"/>
    <w:rsid w:val="005E6199"/>
    <w:rsid w:val="005F29BD"/>
    <w:rsid w:val="006017B7"/>
    <w:rsid w:val="00601F1F"/>
    <w:rsid w:val="00606544"/>
    <w:rsid w:val="00616768"/>
    <w:rsid w:val="00617F4B"/>
    <w:rsid w:val="006246A6"/>
    <w:rsid w:val="006445D7"/>
    <w:rsid w:val="00652279"/>
    <w:rsid w:val="00663490"/>
    <w:rsid w:val="00665363"/>
    <w:rsid w:val="00675EED"/>
    <w:rsid w:val="006901F2"/>
    <w:rsid w:val="006921DD"/>
    <w:rsid w:val="0069723B"/>
    <w:rsid w:val="006A0142"/>
    <w:rsid w:val="006A5B8F"/>
    <w:rsid w:val="006A7B6F"/>
    <w:rsid w:val="006B7EE9"/>
    <w:rsid w:val="006D5A55"/>
    <w:rsid w:val="006E1083"/>
    <w:rsid w:val="00704B8A"/>
    <w:rsid w:val="00704F9E"/>
    <w:rsid w:val="00706171"/>
    <w:rsid w:val="007110B9"/>
    <w:rsid w:val="0072048C"/>
    <w:rsid w:val="007316E6"/>
    <w:rsid w:val="007374A1"/>
    <w:rsid w:val="00741720"/>
    <w:rsid w:val="00752B7E"/>
    <w:rsid w:val="007545E6"/>
    <w:rsid w:val="007657DD"/>
    <w:rsid w:val="0077031E"/>
    <w:rsid w:val="007718B5"/>
    <w:rsid w:val="00777247"/>
    <w:rsid w:val="00790B1F"/>
    <w:rsid w:val="007936BE"/>
    <w:rsid w:val="007A5CA6"/>
    <w:rsid w:val="007B63C0"/>
    <w:rsid w:val="007B63FF"/>
    <w:rsid w:val="007B7303"/>
    <w:rsid w:val="007D2B99"/>
    <w:rsid w:val="007E0056"/>
    <w:rsid w:val="007F2345"/>
    <w:rsid w:val="007F2C37"/>
    <w:rsid w:val="007F7A6C"/>
    <w:rsid w:val="00806918"/>
    <w:rsid w:val="00812E46"/>
    <w:rsid w:val="00833809"/>
    <w:rsid w:val="00835155"/>
    <w:rsid w:val="008358A0"/>
    <w:rsid w:val="00843C50"/>
    <w:rsid w:val="00846E4D"/>
    <w:rsid w:val="0084766C"/>
    <w:rsid w:val="00847D67"/>
    <w:rsid w:val="008633DC"/>
    <w:rsid w:val="00865EF1"/>
    <w:rsid w:val="00871E9B"/>
    <w:rsid w:val="008726F6"/>
    <w:rsid w:val="00885DBF"/>
    <w:rsid w:val="0089412B"/>
    <w:rsid w:val="008B49A0"/>
    <w:rsid w:val="008C2770"/>
    <w:rsid w:val="008D6702"/>
    <w:rsid w:val="008E5156"/>
    <w:rsid w:val="008E7636"/>
    <w:rsid w:val="008F2164"/>
    <w:rsid w:val="008F3D1E"/>
    <w:rsid w:val="00921171"/>
    <w:rsid w:val="0093048A"/>
    <w:rsid w:val="0094361B"/>
    <w:rsid w:val="0096003B"/>
    <w:rsid w:val="00962336"/>
    <w:rsid w:val="00971DE4"/>
    <w:rsid w:val="00984E07"/>
    <w:rsid w:val="00985826"/>
    <w:rsid w:val="00990039"/>
    <w:rsid w:val="009904E3"/>
    <w:rsid w:val="00995A07"/>
    <w:rsid w:val="00995CBA"/>
    <w:rsid w:val="00995F31"/>
    <w:rsid w:val="009A5225"/>
    <w:rsid w:val="009B2047"/>
    <w:rsid w:val="009B667F"/>
    <w:rsid w:val="009C0F57"/>
    <w:rsid w:val="009D1054"/>
    <w:rsid w:val="009D10A7"/>
    <w:rsid w:val="009D5DC8"/>
    <w:rsid w:val="009E3BDD"/>
    <w:rsid w:val="009E5B38"/>
    <w:rsid w:val="009F3912"/>
    <w:rsid w:val="00A005D9"/>
    <w:rsid w:val="00A02055"/>
    <w:rsid w:val="00A04CB5"/>
    <w:rsid w:val="00A10510"/>
    <w:rsid w:val="00A12C7C"/>
    <w:rsid w:val="00A15A1C"/>
    <w:rsid w:val="00A20062"/>
    <w:rsid w:val="00A245C7"/>
    <w:rsid w:val="00A25405"/>
    <w:rsid w:val="00A305B1"/>
    <w:rsid w:val="00A345BB"/>
    <w:rsid w:val="00A365FA"/>
    <w:rsid w:val="00A37ADB"/>
    <w:rsid w:val="00A45A56"/>
    <w:rsid w:val="00A777FC"/>
    <w:rsid w:val="00A86008"/>
    <w:rsid w:val="00A908BA"/>
    <w:rsid w:val="00A923DA"/>
    <w:rsid w:val="00A96115"/>
    <w:rsid w:val="00AA54F5"/>
    <w:rsid w:val="00AA581E"/>
    <w:rsid w:val="00AA7631"/>
    <w:rsid w:val="00AC21C1"/>
    <w:rsid w:val="00AD0B20"/>
    <w:rsid w:val="00AE26ED"/>
    <w:rsid w:val="00AE405E"/>
    <w:rsid w:val="00AE5374"/>
    <w:rsid w:val="00AE55AE"/>
    <w:rsid w:val="00AE69FC"/>
    <w:rsid w:val="00AF4269"/>
    <w:rsid w:val="00B0358D"/>
    <w:rsid w:val="00B23BC3"/>
    <w:rsid w:val="00B271F1"/>
    <w:rsid w:val="00B44174"/>
    <w:rsid w:val="00B44866"/>
    <w:rsid w:val="00B52587"/>
    <w:rsid w:val="00B67876"/>
    <w:rsid w:val="00B818FD"/>
    <w:rsid w:val="00B839DD"/>
    <w:rsid w:val="00B9223D"/>
    <w:rsid w:val="00BA1FD0"/>
    <w:rsid w:val="00BA2C1D"/>
    <w:rsid w:val="00BB2079"/>
    <w:rsid w:val="00BB3180"/>
    <w:rsid w:val="00BB56D4"/>
    <w:rsid w:val="00BB5F8F"/>
    <w:rsid w:val="00BC6630"/>
    <w:rsid w:val="00BE4433"/>
    <w:rsid w:val="00BF735E"/>
    <w:rsid w:val="00C007B1"/>
    <w:rsid w:val="00C04D08"/>
    <w:rsid w:val="00C07E9A"/>
    <w:rsid w:val="00C07F4D"/>
    <w:rsid w:val="00C22ED0"/>
    <w:rsid w:val="00C3551A"/>
    <w:rsid w:val="00C41355"/>
    <w:rsid w:val="00C42AD2"/>
    <w:rsid w:val="00C442FF"/>
    <w:rsid w:val="00C443A3"/>
    <w:rsid w:val="00C57CAC"/>
    <w:rsid w:val="00C769DF"/>
    <w:rsid w:val="00C8286E"/>
    <w:rsid w:val="00C8418F"/>
    <w:rsid w:val="00C954A3"/>
    <w:rsid w:val="00C95935"/>
    <w:rsid w:val="00CA2C41"/>
    <w:rsid w:val="00CB10C0"/>
    <w:rsid w:val="00CC27D7"/>
    <w:rsid w:val="00CC6E19"/>
    <w:rsid w:val="00CD5946"/>
    <w:rsid w:val="00CD69A8"/>
    <w:rsid w:val="00CD7360"/>
    <w:rsid w:val="00CD77AE"/>
    <w:rsid w:val="00CE10DE"/>
    <w:rsid w:val="00CE6353"/>
    <w:rsid w:val="00CE6E6A"/>
    <w:rsid w:val="00CE7813"/>
    <w:rsid w:val="00D12777"/>
    <w:rsid w:val="00D2091B"/>
    <w:rsid w:val="00D43931"/>
    <w:rsid w:val="00D517CC"/>
    <w:rsid w:val="00D63B0C"/>
    <w:rsid w:val="00D72757"/>
    <w:rsid w:val="00D7389F"/>
    <w:rsid w:val="00D76BE7"/>
    <w:rsid w:val="00D76C88"/>
    <w:rsid w:val="00D806C7"/>
    <w:rsid w:val="00D958DE"/>
    <w:rsid w:val="00DA313B"/>
    <w:rsid w:val="00DB12CC"/>
    <w:rsid w:val="00DB1480"/>
    <w:rsid w:val="00DB2461"/>
    <w:rsid w:val="00DB6D41"/>
    <w:rsid w:val="00DC099A"/>
    <w:rsid w:val="00DC69CE"/>
    <w:rsid w:val="00DE0AB3"/>
    <w:rsid w:val="00DE7528"/>
    <w:rsid w:val="00DF16FE"/>
    <w:rsid w:val="00E00B8D"/>
    <w:rsid w:val="00E027B0"/>
    <w:rsid w:val="00E11298"/>
    <w:rsid w:val="00E12271"/>
    <w:rsid w:val="00E17010"/>
    <w:rsid w:val="00E20F8C"/>
    <w:rsid w:val="00E21C55"/>
    <w:rsid w:val="00E24218"/>
    <w:rsid w:val="00E3164E"/>
    <w:rsid w:val="00E335F0"/>
    <w:rsid w:val="00E56E97"/>
    <w:rsid w:val="00E618AB"/>
    <w:rsid w:val="00E65168"/>
    <w:rsid w:val="00E66002"/>
    <w:rsid w:val="00E66D80"/>
    <w:rsid w:val="00E67E17"/>
    <w:rsid w:val="00E75992"/>
    <w:rsid w:val="00E7699E"/>
    <w:rsid w:val="00E77252"/>
    <w:rsid w:val="00E91DA6"/>
    <w:rsid w:val="00E973D7"/>
    <w:rsid w:val="00EA1406"/>
    <w:rsid w:val="00EB3EE8"/>
    <w:rsid w:val="00EB6C24"/>
    <w:rsid w:val="00EC015B"/>
    <w:rsid w:val="00EC35ED"/>
    <w:rsid w:val="00EC3D3E"/>
    <w:rsid w:val="00ED0FF2"/>
    <w:rsid w:val="00ED4FD7"/>
    <w:rsid w:val="00EE3E3D"/>
    <w:rsid w:val="00EF12FA"/>
    <w:rsid w:val="00EF3894"/>
    <w:rsid w:val="00F05D8F"/>
    <w:rsid w:val="00F07FB0"/>
    <w:rsid w:val="00F113F0"/>
    <w:rsid w:val="00F12050"/>
    <w:rsid w:val="00F12D8D"/>
    <w:rsid w:val="00F17EB9"/>
    <w:rsid w:val="00F25303"/>
    <w:rsid w:val="00F31D29"/>
    <w:rsid w:val="00F45005"/>
    <w:rsid w:val="00F71D76"/>
    <w:rsid w:val="00F74F86"/>
    <w:rsid w:val="00F75ED0"/>
    <w:rsid w:val="00FA13C2"/>
    <w:rsid w:val="00FB05D4"/>
    <w:rsid w:val="00FB5B74"/>
    <w:rsid w:val="00FC3A78"/>
    <w:rsid w:val="00FC5F2B"/>
    <w:rsid w:val="00FD668D"/>
    <w:rsid w:val="00FD7149"/>
    <w:rsid w:val="00FE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E66DC"/>
  <w15:docId w15:val="{903AE04E-63FD-4526-BC8B-4E6DBAC6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BodyText">
    <w:name w:val="Body Text"/>
    <w:basedOn w:val="Normal"/>
    <w:pPr>
      <w:widowControl w:val="0"/>
      <w:autoSpaceDE w:val="0"/>
      <w:spacing w:after="0" w:line="240" w:lineRule="auto"/>
    </w:pPr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character" w:customStyle="1" w:styleId="BodyTextChar">
    <w:name w:val="Body Text Char"/>
    <w:basedOn w:val="DefaultParagraphFont"/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paragraph" w:styleId="Header">
    <w:name w:val="header"/>
    <w:basedOn w:val="Normal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16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1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E2C15"/>
    <w:pPr>
      <w:widowControl w:val="0"/>
      <w:autoSpaceDE w:val="0"/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nterface">
    <w:name w:val="Interface"/>
    <w:basedOn w:val="Normal"/>
    <w:link w:val="InterfaceChar"/>
    <w:qFormat/>
    <w:rsid w:val="00F12D8D"/>
    <w:pPr>
      <w:autoSpaceDE w:val="0"/>
      <w:adjustRightInd w:val="0"/>
      <w:spacing w:after="0" w:line="288" w:lineRule="auto"/>
      <w:ind w:left="30"/>
    </w:pPr>
    <w:rPr>
      <w:rFonts w:ascii="Inter" w:eastAsiaTheme="minorHAnsi" w:hAnsi="Inter" w:cs="Calibri Light"/>
      <w:color w:val="073B4C"/>
      <w:kern w:val="0"/>
    </w:rPr>
  </w:style>
  <w:style w:type="character" w:customStyle="1" w:styleId="InterfaceChar">
    <w:name w:val="Interface Char"/>
    <w:basedOn w:val="DefaultParagraphFont"/>
    <w:link w:val="Interface"/>
    <w:rsid w:val="00F12D8D"/>
    <w:rPr>
      <w:rFonts w:ascii="Inter" w:eastAsiaTheme="minorHAnsi" w:hAnsi="Inter" w:cs="Calibri Light"/>
      <w:color w:val="073B4C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16b3e-4be6-4892-911b-723edc0e5793">
      <Terms xmlns="http://schemas.microsoft.com/office/infopath/2007/PartnerControls"/>
    </lcf76f155ced4ddcb4097134ff3c332f>
    <TaxCatchAll xmlns="a3e0107e-d786-48ca-a72c-bf7824bac48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EF7E04661674C807E9767BCCDA58A" ma:contentTypeVersion="18" ma:contentTypeDescription="Create a new document." ma:contentTypeScope="" ma:versionID="31a9a81e201b66e58699b703d50c0fcf">
  <xsd:schema xmlns:xsd="http://www.w3.org/2001/XMLSchema" xmlns:xs="http://www.w3.org/2001/XMLSchema" xmlns:p="http://schemas.microsoft.com/office/2006/metadata/properties" xmlns:ns2="98016b3e-4be6-4892-911b-723edc0e5793" xmlns:ns3="a3e0107e-d786-48ca-a72c-bf7824bac48c" targetNamespace="http://schemas.microsoft.com/office/2006/metadata/properties" ma:root="true" ma:fieldsID="5b557282ed995f02dd5c7ca8a865f267" ns2:_="" ns3:_="">
    <xsd:import namespace="98016b3e-4be6-4892-911b-723edc0e5793"/>
    <xsd:import namespace="a3e0107e-d786-48ca-a72c-bf7824bac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16b3e-4be6-4892-911b-723edc0e5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7d8d32-ed2f-4d45-9999-5f4d3795ab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0107e-d786-48ca-a72c-bf7824bac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128005-dfd5-48c3-953b-15662020e11c}" ma:internalName="TaxCatchAll" ma:showField="CatchAllData" ma:web="a3e0107e-d786-48ca-a72c-bf7824bac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C575D5-4AA2-496D-BF46-959687745D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852508-C7F0-4444-897D-4DE07C51DD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C91E11-655A-4DCB-92DF-B93E92ACC9B1}">
  <ds:schemaRefs>
    <ds:schemaRef ds:uri="http://schemas.microsoft.com/office/2006/metadata/properties"/>
    <ds:schemaRef ds:uri="http://schemas.microsoft.com/office/infopath/2007/PartnerControls"/>
    <ds:schemaRef ds:uri="98016b3e-4be6-4892-911b-723edc0e5793"/>
    <ds:schemaRef ds:uri="a3e0107e-d786-48ca-a72c-bf7824bac48c"/>
  </ds:schemaRefs>
</ds:datastoreItem>
</file>

<file path=customXml/itemProps4.xml><?xml version="1.0" encoding="utf-8"?>
<ds:datastoreItem xmlns:ds="http://schemas.openxmlformats.org/officeDocument/2006/customXml" ds:itemID="{DD0329DE-77DA-462E-931C-B70116A24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16b3e-4be6-4892-911b-723edc0e5793"/>
    <ds:schemaRef ds:uri="a3e0107e-d786-48ca-a72c-bf7824bac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Llewellyn</dc:creator>
  <dc:description/>
  <cp:lastModifiedBy>Hannah Buckler</cp:lastModifiedBy>
  <cp:revision>8</cp:revision>
  <cp:lastPrinted>2025-01-28T14:19:00Z</cp:lastPrinted>
  <dcterms:created xsi:type="dcterms:W3CDTF">2025-04-09T14:15:00Z</dcterms:created>
  <dcterms:modified xsi:type="dcterms:W3CDTF">2025-05-19T14:25:00Z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0x0101004E8EF7E04661674C807E9767BCCDA58A</vt:lpwstr>
  </property>
  <property fmtid="{D5CDD505-2E9C-101B-9397-08002B2CF9AE}" pid="3" name="MediaServiceImageTags">
    <vt:lpwstr/>
  </property>
  <property fmtid="{D5CDD505-2E9C-101B-9397-08002B2CF9AE}" pid="4" name="MFiles_PG03081CE9475F4DE992CC553A2DDFBE0B">
    <vt:lpwstr>[ISO Certificate Holder]</vt:lpwstr>
  </property>
  <property fmtid="{D5CDD505-2E9C-101B-9397-08002B2CF9AE}" pid="5" name="MFiles_PG27BD0FE224934EB1A6AA3AF5631FB7B2_PG181E7F4A25834341B5E91C28E36D59F6">
    <vt:lpwstr>[Country]</vt:lpwstr>
  </property>
  <property fmtid="{D5CDD505-2E9C-101B-9397-08002B2CF9AE}" pid="6" name="MFiles_PG27BD0FE224934EB1A6AA3AF5631FB7B2_PG27BD0FE224934EB1A6AA3AF5631FB7B2">
    <vt:lpwstr>[Related ISO Certificate Holder]</vt:lpwstr>
  </property>
  <property fmtid="{D5CDD505-2E9C-101B-9397-08002B2CF9AE}" pid="7" name="MFiles_PG27BD0FE224934EB1A6AA3AF5631FB7B2_PG3AC5DB4D3EE7446A84C7E138E55E8952">
    <vt:lpwstr>[Address (line 2)]</vt:lpwstr>
  </property>
  <property fmtid="{D5CDD505-2E9C-101B-9397-08002B2CF9AE}" pid="8" name="MFiles_PG27BD0FE224934EB1A6AA3AF5631FB7B2_PG5A1C9EDE5492470A8D51762AC5870348">
    <vt:lpwstr>[City]</vt:lpwstr>
  </property>
  <property fmtid="{D5CDD505-2E9C-101B-9397-08002B2CF9AE}" pid="9" name="MFiles_PG27BD0FE224934EB1A6AA3AF5631FB7B2_PG66B78EE1CC5A436C889C33A5CDD5DF2B">
    <vt:lpwstr>[Address (line 1)]</vt:lpwstr>
  </property>
  <property fmtid="{D5CDD505-2E9C-101B-9397-08002B2CF9AE}" pid="10" name="MFiles_PG27BD0FE224934EB1A6AA3AF5631FB7B2_PG89644B04E30C4B2FADDC6DEF66A7DBDF">
    <vt:lpwstr>[Post Code]</vt:lpwstr>
  </property>
  <property fmtid="{D5CDD505-2E9C-101B-9397-08002B2CF9AE}" pid="11" name="MFiles_PG27BD0FE224934EB1A6AA3AF5631FB7B2_PGB5405B91BF0D4327B7A777E95E5DB8D1">
    <vt:lpwstr>[Additional Addresses]</vt:lpwstr>
  </property>
  <property fmtid="{D5CDD505-2E9C-101B-9397-08002B2CF9AE}" pid="12" name="MFiles_PG27BD0FE224934EB1A6AA3AF5631FB7B2_PGF251E162740242C88F7FF5252340EAC6">
    <vt:lpwstr>[Address (line 3)]</vt:lpwstr>
  </property>
  <property fmtid="{D5CDD505-2E9C-101B-9397-08002B2CF9AE}" pid="13" name="MFiles_PG9197AEF98C1A4A63885BD648FADA6171n1_PG0D54DF1FD7D94B6F90E128BAB1116476">
    <vt:lpwstr>[ISO Certificate Scope]</vt:lpwstr>
  </property>
  <property fmtid="{D5CDD505-2E9C-101B-9397-08002B2CF9AE}" pid="14" name="MFiles_PG9197AEF98C1A4A63885BD648FADA6171n1_PG10E6986151A549AC8223DC56732DA9ED">
    <vt:lpwstr>[Certificate Number]</vt:lpwstr>
  </property>
  <property fmtid="{D5CDD505-2E9C-101B-9397-08002B2CF9AE}" pid="15" name="MFiles_PG9197AEF98C1A4A63885BD648FADA6171n1_PG3C093C6B08944B25A5BC653F58A75ADA">
    <vt:lpwstr>[First Issue Date]</vt:lpwstr>
  </property>
  <property fmtid="{D5CDD505-2E9C-101B-9397-08002B2CF9AE}" pid="16" name="MFiles_PG9197AEF98C1A4A63885BD648FADA6171n1_PG089F33CE3D6E47CA945018610A3F027E">
    <vt:lpwstr>[Interface Issue Date]</vt:lpwstr>
  </property>
  <property fmtid="{D5CDD505-2E9C-101B-9397-08002B2CF9AE}" pid="17" name="MFiles_PG9197AEF98C1A4A63885BD648FADA6171n1_PGDFD9CBEF32E54513953440AADDBBCF17">
    <vt:lpwstr>[Expiry Date]</vt:lpwstr>
  </property>
</Properties>
</file>