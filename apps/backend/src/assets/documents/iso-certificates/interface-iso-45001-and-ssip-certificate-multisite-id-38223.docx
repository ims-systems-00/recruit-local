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C07E9A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C07E9A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</w:rPr>
      </w:pPr>
    </w:p>
    <w:p w14:paraId="22F3206F" w14:textId="323A72D0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1F0F69FC" w14:textId="32F3066F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6016C729" w14:textId="231E00D8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0319CEBA" w14:textId="1917F3A9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2A9B1E32" w14:textId="47B05D46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C89568D" w14:textId="5A6AEEF8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F6C5394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16616C2D" w14:textId="3D6E318E" w:rsidR="006901F2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  <w:r w:rsidR="006901F2" w:rsidRPr="00C07E9A">
        <w:rPr>
          <w:rFonts w:ascii="Inter" w:hAnsi="Inter" w:cs="Calibri Light"/>
          <w:color w:val="073B4C"/>
        </w:rPr>
        <w:t>This is to certify that:</w:t>
      </w:r>
    </w:p>
    <w:p w14:paraId="66E60D34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29565D3" w14:textId="472FABAF" w:rsidR="006901F2" w:rsidRPr="00C07E9A" w:rsidRDefault="006901F2" w:rsidP="001C0136">
      <w:pPr>
        <w:spacing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fldChar w:fldCharType="begin"/>
      </w:r>
      <w:r w:rsidRPr="00C07E9A">
        <w:rPr>
          <w:rFonts w:ascii="Inter" w:hAnsi="Inter"/>
          <w:b/>
          <w:color w:val="073B4C"/>
        </w:rPr>
        <w:instrText xml:space="preserve"> DOCPROPERTY  "MFiles_PG03081CE9475F4DE992CC553A2DDFBE0B"  \* MERGEFORMAT </w:instrText>
      </w:r>
      <w:r w:rsidRPr="00C07E9A">
        <w:rPr>
          <w:rFonts w:ascii="Inter" w:hAnsi="Inter"/>
          <w:b/>
          <w:color w:val="073B4C"/>
        </w:rPr>
        <w:fldChar w:fldCharType="separate"/>
      </w:r>
      <w:r w:rsidR="00411A54">
        <w:rPr>
          <w:rFonts w:ascii="Inter" w:hAnsi="Inter"/>
          <w:b/>
          <w:color w:val="073B4C"/>
        </w:rPr>
        <w:t>[ISO Certificate Holder]</w:t>
      </w:r>
      <w:r w:rsidRPr="00C07E9A">
        <w:rPr>
          <w:rFonts w:ascii="Inter" w:hAnsi="Inter"/>
          <w:b/>
          <w:color w:val="073B4C"/>
        </w:rPr>
        <w:fldChar w:fldCharType="end"/>
      </w:r>
    </w:p>
    <w:p w14:paraId="433A8671" w14:textId="77777777" w:rsidR="006901F2" w:rsidRPr="00C07E9A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  <w:lang w:val="en-GB"/>
        </w:rPr>
      </w:pPr>
    </w:p>
    <w:p w14:paraId="37447132" w14:textId="6FC43E91" w:rsidR="006901F2" w:rsidRPr="006017B7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</w:rPr>
      </w:pPr>
      <w:r w:rsidRPr="006017B7">
        <w:rPr>
          <w:rFonts w:ascii="Inter" w:hAnsi="Inter" w:cs="Calibri Light"/>
          <w:color w:val="073B4C"/>
        </w:rPr>
        <w:t xml:space="preserve">Holds </w:t>
      </w:r>
      <w:r w:rsidR="005730E9" w:rsidRPr="006017B7">
        <w:rPr>
          <w:rFonts w:ascii="Inter" w:hAnsi="Inter" w:cs="Calibri Light"/>
          <w:color w:val="073B4C"/>
        </w:rPr>
        <w:t xml:space="preserve">Multi-Site </w:t>
      </w:r>
      <w:r w:rsidRPr="006017B7">
        <w:rPr>
          <w:rFonts w:ascii="Inter" w:hAnsi="Inter" w:cs="Calibri Light"/>
          <w:color w:val="073B4C"/>
        </w:rPr>
        <w:t>Certificate No:</w:t>
      </w:r>
      <w:r w:rsidRPr="006017B7">
        <w:rPr>
          <w:rFonts w:ascii="Inter" w:hAnsi="Inter"/>
          <w:color w:val="073B4C"/>
        </w:rPr>
        <w:t xml:space="preserve"> </w:t>
      </w:r>
      <w:r w:rsidRPr="00C07E9A">
        <w:rPr>
          <w:rFonts w:ascii="Inter" w:hAnsi="Inter"/>
          <w:b/>
          <w:bCs/>
          <w:color w:val="073B4C"/>
        </w:rPr>
        <w:fldChar w:fldCharType="begin"/>
      </w:r>
      <w:r w:rsidRPr="006017B7">
        <w:rPr>
          <w:rFonts w:ascii="Inter" w:hAnsi="Inter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/>
          <w:b/>
          <w:bCs/>
          <w:color w:val="073B4C"/>
        </w:rPr>
        <w:fldChar w:fldCharType="separate"/>
      </w:r>
      <w:r w:rsidR="00411A54">
        <w:rPr>
          <w:rFonts w:ascii="Inter" w:hAnsi="Inter"/>
          <w:b/>
          <w:bCs/>
          <w:color w:val="073B4C"/>
        </w:rPr>
        <w:t>[Certificate Number]</w:t>
      </w:r>
      <w:r w:rsidRPr="00C07E9A">
        <w:rPr>
          <w:rFonts w:ascii="Inter" w:hAnsi="Inter"/>
          <w:b/>
          <w:bCs/>
          <w:color w:val="073B4C"/>
        </w:rPr>
        <w:fldChar w:fldCharType="end"/>
      </w:r>
    </w:p>
    <w:p w14:paraId="57B76454" w14:textId="5822C652" w:rsidR="006901F2" w:rsidRPr="00C07E9A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and operates a </w:t>
      </w:r>
      <w:r w:rsidR="00723D55">
        <w:rPr>
          <w:rFonts w:ascii="Inter" w:hAnsi="Inter" w:cs="Calibri Light"/>
          <w:color w:val="073B4C"/>
        </w:rPr>
        <w:t xml:space="preserve">Health </w:t>
      </w:r>
      <w:r w:rsidR="000734CE">
        <w:rPr>
          <w:rFonts w:ascii="Inter" w:hAnsi="Inter" w:cs="Calibri Light"/>
          <w:color w:val="073B4C"/>
        </w:rPr>
        <w:t xml:space="preserve">&amp; Safety </w:t>
      </w:r>
      <w:r w:rsidRPr="00C07E9A">
        <w:rPr>
          <w:rFonts w:ascii="Inter" w:hAnsi="Inter" w:cs="Calibri Light"/>
          <w:color w:val="073B4C"/>
        </w:rPr>
        <w:t xml:space="preserve">Management System which complies with the </w:t>
      </w:r>
      <w:r w:rsidR="00BB2079" w:rsidRPr="00C07E9A">
        <w:rPr>
          <w:rFonts w:ascii="Inter" w:hAnsi="Inter" w:cs="Calibri Light"/>
          <w:color w:val="073B4C"/>
        </w:rPr>
        <w:t>r</w:t>
      </w:r>
      <w:r w:rsidRPr="00C07E9A">
        <w:rPr>
          <w:rFonts w:ascii="Inter" w:hAnsi="Inter" w:cs="Calibri Light"/>
          <w:color w:val="073B4C"/>
        </w:rPr>
        <w:t xml:space="preserve">equirements of ISO </w:t>
      </w:r>
      <w:r w:rsidR="000734CE">
        <w:rPr>
          <w:rFonts w:ascii="Inter" w:hAnsi="Inter" w:cs="Calibri Light"/>
          <w:color w:val="073B4C"/>
        </w:rPr>
        <w:t>45</w:t>
      </w:r>
      <w:r w:rsidRPr="00C07E9A">
        <w:rPr>
          <w:rFonts w:ascii="Inter" w:hAnsi="Inter" w:cs="Calibri Light"/>
          <w:color w:val="073B4C"/>
        </w:rPr>
        <w:t>001:201</w:t>
      </w:r>
      <w:r w:rsidR="000734CE">
        <w:rPr>
          <w:rFonts w:ascii="Inter" w:hAnsi="Inter" w:cs="Calibri Light"/>
          <w:color w:val="073B4C"/>
        </w:rPr>
        <w:t>8</w:t>
      </w:r>
      <w:r w:rsidRPr="00C07E9A">
        <w:rPr>
          <w:rFonts w:ascii="Inter" w:hAnsi="Inter" w:cs="Calibri Light"/>
          <w:color w:val="073B4C"/>
        </w:rPr>
        <w:t xml:space="preserve"> for the following scope:</w:t>
      </w:r>
    </w:p>
    <w:p w14:paraId="1FC7C26C" w14:textId="77777777" w:rsidR="005730E9" w:rsidRPr="00C07E9A" w:rsidRDefault="005730E9" w:rsidP="005730E9">
      <w:pPr>
        <w:rPr>
          <w:rFonts w:ascii="Inter" w:hAnsi="Inter"/>
          <w:color w:val="073B4C"/>
        </w:rPr>
      </w:pPr>
    </w:p>
    <w:p w14:paraId="3190CA33" w14:textId="7F4C1735" w:rsidR="006901F2" w:rsidRDefault="006901F2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"MFiles_PG9197AEF98C1A4A63885BD648FADA6171n1_PG0D54DF1FD7D94B6F90E128BAB1116476"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411A54">
        <w:rPr>
          <w:rFonts w:ascii="Inter" w:hAnsi="Inter" w:cs="Calibri Light"/>
          <w:b/>
          <w:bCs/>
          <w:color w:val="073B4C"/>
        </w:rPr>
        <w:t>[ISO Certificate Scope]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21029E16" w14:textId="77777777" w:rsidR="00296897" w:rsidRDefault="00296897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7BEBB3C2" w14:textId="77777777" w:rsidR="004D73F3" w:rsidRPr="004D73F3" w:rsidRDefault="004D73F3" w:rsidP="008F52FE">
      <w:pPr>
        <w:spacing w:after="0" w:line="240" w:lineRule="auto"/>
        <w:ind w:left="284"/>
        <w:rPr>
          <w:rFonts w:ascii="Inter" w:hAnsi="Inter" w:cs="Calibri Light"/>
          <w:color w:val="073B4C"/>
        </w:rPr>
      </w:pPr>
      <w:bookmarkStart w:id="0" w:name="_Hlk155705805"/>
      <w:proofErr w:type="spellStart"/>
      <w:r w:rsidRPr="004D73F3">
        <w:rPr>
          <w:rFonts w:ascii="Inter" w:hAnsi="Inter" w:cs="Calibri Light"/>
          <w:color w:val="073B4C"/>
        </w:rPr>
        <w:t>SSiP</w:t>
      </w:r>
      <w:proofErr w:type="spellEnd"/>
      <w:r w:rsidRPr="004D73F3">
        <w:rPr>
          <w:rFonts w:ascii="Inter" w:hAnsi="Inter" w:cs="Calibri Light"/>
          <w:color w:val="073B4C"/>
        </w:rPr>
        <w:t xml:space="preserve"> Category</w:t>
      </w:r>
    </w:p>
    <w:bookmarkEnd w:id="0"/>
    <w:p w14:paraId="55B62CCF" w14:textId="57C88459" w:rsidR="00296897" w:rsidRPr="004D73F3" w:rsidRDefault="004D73F3" w:rsidP="008F52FE">
      <w:pPr>
        <w:spacing w:after="0" w:line="240" w:lineRule="auto"/>
        <w:ind w:left="284"/>
        <w:rPr>
          <w:rFonts w:ascii="Inter" w:hAnsi="Inter" w:cs="Calibri Light"/>
          <w:color w:val="073B4C"/>
        </w:rPr>
      </w:pPr>
      <w:r w:rsidRPr="004D73F3">
        <w:rPr>
          <w:rFonts w:ascii="Inter" w:hAnsi="Inter" w:cs="Calibri Light"/>
          <w:color w:val="073B4C"/>
          <w:lang w:val="en-US"/>
        </w:rPr>
        <w:fldChar w:fldCharType="begin"/>
      </w:r>
      <w:r w:rsidRPr="004D73F3">
        <w:rPr>
          <w:rFonts w:ascii="Inter" w:hAnsi="Inter" w:cs="Calibri Light"/>
          <w:color w:val="073B4C"/>
        </w:rPr>
        <w:instrText xml:space="preserve"> DOCPROPERTY  "MFiles_PG9197AEF98C1A4A63885BD648FADA6171n1_PGC0340CE661A748D29232436101520A83"  \* MERGEFORMAT </w:instrText>
      </w:r>
      <w:r w:rsidRPr="004D73F3">
        <w:rPr>
          <w:rFonts w:ascii="Inter" w:hAnsi="Inter" w:cs="Calibri Light"/>
          <w:color w:val="073B4C"/>
          <w:lang w:val="en-US"/>
        </w:rPr>
        <w:fldChar w:fldCharType="separate"/>
      </w:r>
      <w:r w:rsidR="00411A54">
        <w:rPr>
          <w:rFonts w:ascii="Inter" w:hAnsi="Inter" w:cs="Calibri Light"/>
          <w:color w:val="073B4C"/>
        </w:rPr>
        <w:t>[CDM Category Certificate]</w:t>
      </w:r>
      <w:r w:rsidRPr="004D73F3">
        <w:rPr>
          <w:rFonts w:ascii="Inter" w:hAnsi="Inter" w:cs="Calibri Light"/>
          <w:color w:val="073B4C"/>
        </w:rPr>
        <w:fldChar w:fldCharType="end"/>
      </w:r>
    </w:p>
    <w:p w14:paraId="03A9993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4C6057A4" w14:textId="6DD30FA2" w:rsidR="00F74F86" w:rsidRPr="00C07E9A" w:rsidRDefault="000943B2" w:rsidP="001C0136">
      <w:pPr>
        <w:pStyle w:val="BodyText"/>
        <w:ind w:left="284"/>
        <w:rPr>
          <w:rFonts w:ascii="Inter" w:hAnsi="Inter"/>
          <w:color w:val="073B4C"/>
          <w:sz w:val="24"/>
          <w:szCs w:val="24"/>
          <w:lang w:val="en-GB"/>
        </w:rPr>
      </w:pPr>
      <w:r w:rsidRPr="00C07E9A">
        <w:rPr>
          <w:rFonts w:ascii="Inter" w:hAnsi="Inter"/>
          <w:color w:val="073B4C"/>
          <w:sz w:val="24"/>
          <w:szCs w:val="24"/>
          <w:lang w:val="en-GB"/>
        </w:rPr>
        <w:t>Sites and activities are listed on the additional page(s)</w:t>
      </w:r>
    </w:p>
    <w:p w14:paraId="1C66D8C7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0970AF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6977F59" w14:textId="77777777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>For and on behalf of Interface NRM Ltd:</w:t>
      </w:r>
    </w:p>
    <w:p w14:paraId="09DC1EDA" w14:textId="77777777" w:rsidR="00F74F86" w:rsidRPr="00C07E9A" w:rsidRDefault="00F74F86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</w:p>
    <w:p w14:paraId="1CFD3F9E" w14:textId="52719F40" w:rsidR="006901F2" w:rsidRPr="00C07E9A" w:rsidRDefault="00185DB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  <w:r w:rsidRPr="00C07E9A">
        <w:rPr>
          <w:rFonts w:ascii="Inter" w:hAnsi="Inter"/>
          <w:noProof/>
          <w:color w:val="073B4C"/>
          <w:sz w:val="24"/>
          <w:szCs w:val="24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C07E9A" w:rsidRDefault="00F74F8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1B2C60F6" w14:textId="6283122A" w:rsidR="006901F2" w:rsidRPr="00C07E9A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t>Tim Barker</w:t>
      </w:r>
    </w:p>
    <w:p w14:paraId="5795D723" w14:textId="15631BD9" w:rsidR="00185DB6" w:rsidRPr="00C07E9A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</w:rPr>
      </w:pPr>
      <w:r w:rsidRPr="00C07E9A">
        <w:rPr>
          <w:rFonts w:ascii="Inter" w:hAnsi="Inter"/>
          <w:bCs/>
          <w:color w:val="073B4C"/>
        </w:rPr>
        <w:t>Director</w:t>
      </w:r>
    </w:p>
    <w:p w14:paraId="1090768A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B8122DB" w14:textId="50955EFE" w:rsidR="004E6DAB" w:rsidRPr="00C07E9A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First Issued: </w:t>
      </w:r>
      <w:r w:rsidR="00411A54">
        <w:rPr>
          <w:rFonts w:ascii="Inter" w:hAnsi="Inter" w:cs="Calibri Light"/>
          <w:b/>
          <w:bCs/>
          <w:color w:val="073B4C"/>
        </w:rPr>
        <w:fldChar w:fldCharType="begin"/>
      </w:r>
      <w:r w:rsidR="00411A54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"MFiles_PG9197AEF98C1A4A63885BD648FADA6171n1_PG3C093C6B08944B25A5BC653F58A75ADA"  \* MERGEFORMAT </w:instrText>
      </w:r>
      <w:r w:rsidR="00411A54">
        <w:rPr>
          <w:rFonts w:ascii="Inter" w:hAnsi="Inter" w:cs="Calibri Light"/>
          <w:b/>
          <w:bCs/>
          <w:color w:val="073B4C"/>
        </w:rPr>
        <w:fldChar w:fldCharType="separate"/>
      </w:r>
      <w:r w:rsidR="00411A54">
        <w:rPr>
          <w:rFonts w:ascii="Inter" w:hAnsi="Inter" w:cs="Calibri Light"/>
          <w:b/>
          <w:bCs/>
          <w:color w:val="073B4C"/>
        </w:rPr>
        <w:t>[First Issue Date]</w:t>
      </w:r>
      <w:r w:rsidR="00411A54">
        <w:rPr>
          <w:rFonts w:ascii="Inter" w:hAnsi="Inter" w:cs="Calibri Light"/>
          <w:b/>
          <w:bCs/>
          <w:color w:val="073B4C"/>
        </w:rPr>
        <w:fldChar w:fldCharType="end"/>
      </w:r>
    </w:p>
    <w:p w14:paraId="64230DDD" w14:textId="7CA24468" w:rsidR="004E6DAB" w:rsidRPr="00C07E9A" w:rsidRDefault="004E6DAB" w:rsidP="004E6DAB">
      <w:pPr>
        <w:spacing w:after="0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Interface First Issued: </w:t>
      </w:r>
      <w:r w:rsidR="00411A54">
        <w:rPr>
          <w:rFonts w:ascii="Inter" w:hAnsi="Inter" w:cs="Calibri Light"/>
          <w:b/>
          <w:bCs/>
          <w:color w:val="073B4C"/>
        </w:rPr>
        <w:fldChar w:fldCharType="begin"/>
      </w:r>
      <w:r w:rsidR="00411A54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"MFiles_PG9197AEF98C1A4A63885BD648FADA6171n1_PG089F33CE3D6E47CA945018610A3F027E"  \* MERGEFORMAT </w:instrText>
      </w:r>
      <w:r w:rsidR="00411A54">
        <w:rPr>
          <w:rFonts w:ascii="Inter" w:hAnsi="Inter" w:cs="Calibri Light"/>
          <w:b/>
          <w:bCs/>
          <w:color w:val="073B4C"/>
        </w:rPr>
        <w:fldChar w:fldCharType="separate"/>
      </w:r>
      <w:r w:rsidR="00411A54">
        <w:rPr>
          <w:rFonts w:ascii="Inter" w:hAnsi="Inter" w:cs="Calibri Light"/>
          <w:b/>
          <w:bCs/>
          <w:color w:val="073B4C"/>
        </w:rPr>
        <w:t>[Interface Issue Date]</w:t>
      </w:r>
      <w:r w:rsidR="00411A54">
        <w:rPr>
          <w:rFonts w:ascii="Inter" w:hAnsi="Inter" w:cs="Calibri Light"/>
          <w:b/>
          <w:bCs/>
          <w:color w:val="073B4C"/>
        </w:rPr>
        <w:fldChar w:fldCharType="end"/>
      </w:r>
    </w:p>
    <w:p w14:paraId="2FD7BD1D" w14:textId="77777777" w:rsidR="004E6DAB" w:rsidRPr="00C07E9A" w:rsidRDefault="004E6DAB" w:rsidP="004E6DAB">
      <w:pPr>
        <w:spacing w:after="0"/>
        <w:ind w:left="284"/>
        <w:jc w:val="both"/>
        <w:rPr>
          <w:rFonts w:ascii="Inter" w:hAnsi="Inter"/>
          <w:color w:val="073B4C"/>
        </w:rPr>
      </w:pPr>
      <w:r w:rsidRPr="00C07E9A">
        <w:rPr>
          <w:rFonts w:ascii="Inter" w:hAnsi="Inter"/>
          <w:color w:val="073B4C"/>
        </w:rPr>
        <w:t xml:space="preserve">Latest Issue Date: </w:t>
      </w:r>
      <w:r w:rsidRPr="00C07E9A">
        <w:rPr>
          <w:rFonts w:ascii="Inter" w:hAnsi="Inter"/>
          <w:b/>
          <w:bCs/>
          <w:color w:val="073B4C"/>
        </w:rPr>
        <w:t>DD/MM/YYYY</w:t>
      </w:r>
      <w:r w:rsidRPr="00C07E9A">
        <w:rPr>
          <w:rFonts w:ascii="Inter" w:hAnsi="Inter"/>
          <w:b/>
          <w:bCs/>
          <w:color w:val="073B4C"/>
        </w:rPr>
        <w:tab/>
      </w:r>
    </w:p>
    <w:p w14:paraId="027ED59C" w14:textId="4B9894EC" w:rsidR="004E6DAB" w:rsidRPr="00C07E9A" w:rsidRDefault="004E6DAB" w:rsidP="004E6DAB">
      <w:pPr>
        <w:spacing w:after="0"/>
        <w:ind w:left="284"/>
        <w:rPr>
          <w:rFonts w:ascii="Inter" w:hAnsi="Inter"/>
          <w:b/>
          <w:bCs/>
          <w:color w:val="073B4C"/>
        </w:rPr>
      </w:pPr>
      <w:r w:rsidRPr="00C07E9A">
        <w:rPr>
          <w:rFonts w:ascii="Inter" w:hAnsi="Inter"/>
          <w:color w:val="073B4C"/>
        </w:rPr>
        <w:t>Certificate Expiry Date</w:t>
      </w:r>
      <w:r w:rsidR="00411A54">
        <w:rPr>
          <w:rFonts w:ascii="Inter" w:hAnsi="Inter"/>
          <w:color w:val="073B4C"/>
        </w:rPr>
        <w:t>:</w:t>
      </w:r>
      <w:r w:rsidR="00411A54" w:rsidRPr="00411A54">
        <w:rPr>
          <w:rFonts w:ascii="Inter" w:hAnsi="Inter"/>
          <w:b/>
          <w:bCs/>
          <w:color w:val="073B4C"/>
        </w:rPr>
        <w:t xml:space="preserve"> </w:t>
      </w:r>
      <w:r w:rsidR="00411A54" w:rsidRPr="00411A54">
        <w:rPr>
          <w:rFonts w:ascii="Inter" w:hAnsi="Inter"/>
          <w:b/>
          <w:bCs/>
          <w:color w:val="073B4C"/>
        </w:rPr>
        <w:fldChar w:fldCharType="begin"/>
      </w:r>
      <w:r w:rsidR="00411A54" w:rsidRPr="00411A54">
        <w:rPr>
          <w:rFonts w:ascii="Inter" w:hAnsi="Inter"/>
          <w:b/>
          <w:bCs/>
          <w:color w:val="073B4C"/>
        </w:rPr>
        <w:instrText xml:space="preserve"> DOCPROPERTY  "MFiles_PG9197AEF98C1A4A63885BD648FADA6171n1_PGDFD9CBEF32E54513953440AADDBBCF17"  \* MERGEFORMAT </w:instrText>
      </w:r>
      <w:r w:rsidR="00411A54" w:rsidRPr="00411A54">
        <w:rPr>
          <w:rFonts w:ascii="Inter" w:hAnsi="Inter"/>
          <w:b/>
          <w:bCs/>
          <w:color w:val="073B4C"/>
        </w:rPr>
        <w:fldChar w:fldCharType="separate"/>
      </w:r>
      <w:r w:rsidR="00411A54" w:rsidRPr="00411A54">
        <w:rPr>
          <w:rFonts w:ascii="Inter" w:hAnsi="Inter"/>
          <w:b/>
          <w:bCs/>
          <w:color w:val="073B4C"/>
        </w:rPr>
        <w:t>[Expiry Date]</w:t>
      </w:r>
      <w:r w:rsidR="00411A54" w:rsidRPr="00411A54">
        <w:rPr>
          <w:rFonts w:ascii="Inter" w:hAnsi="Inter"/>
          <w:b/>
          <w:bCs/>
          <w:color w:val="073B4C"/>
        </w:rPr>
        <w:fldChar w:fldCharType="end"/>
      </w:r>
    </w:p>
    <w:p w14:paraId="7963ED40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495AA9D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7A426D36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6B87A093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B3E47F1" w14:textId="77777777" w:rsidR="000943B2" w:rsidRPr="00C07E9A" w:rsidRDefault="000943B2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13CFCD2C" w14:textId="77777777" w:rsidR="00E65168" w:rsidRPr="00C07E9A" w:rsidRDefault="00E65168" w:rsidP="004E6DAB">
      <w:pPr>
        <w:spacing w:after="0"/>
        <w:ind w:left="284"/>
        <w:rPr>
          <w:rFonts w:ascii="Inter" w:hAnsi="Inter"/>
          <w:color w:val="073B4C"/>
        </w:rPr>
      </w:pPr>
    </w:p>
    <w:p w14:paraId="5D5A2A74" w14:textId="2C5CB9C5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F9747D7" w14:textId="4B0481DA" w:rsidR="00356204" w:rsidRPr="00C07E9A" w:rsidRDefault="00356204" w:rsidP="00EB6C24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>Certificate No</w:t>
      </w:r>
      <w:r w:rsidRPr="00C07E9A">
        <w:rPr>
          <w:rFonts w:ascii="Inter" w:hAnsi="Inter" w:cs="Calibri Light"/>
          <w:b/>
          <w:bCs/>
          <w:color w:val="073B4C"/>
        </w:rPr>
        <w:t>.</w:t>
      </w: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411A54">
        <w:rPr>
          <w:rFonts w:ascii="Inter" w:hAnsi="Inter" w:cs="Calibri Light"/>
          <w:b/>
          <w:bCs/>
          <w:color w:val="073B4C"/>
        </w:rPr>
        <w:t>[Certificate Number]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39ABB83B" w14:textId="77777777" w:rsidR="00356204" w:rsidRPr="00C07E9A" w:rsidRDefault="00356204" w:rsidP="00356204">
      <w:pPr>
        <w:spacing w:line="254" w:lineRule="exact"/>
        <w:ind w:left="284"/>
        <w:rPr>
          <w:rStyle w:val="Hyperlink"/>
          <w:rFonts w:ascii="Inter" w:hAnsi="Inter" w:cstheme="majorHAnsi"/>
          <w:color w:val="073B4C"/>
        </w:rPr>
      </w:pPr>
    </w:p>
    <w:tbl>
      <w:tblPr>
        <w:tblStyle w:val="TableGridLight"/>
        <w:tblW w:w="8788" w:type="dxa"/>
        <w:tblInd w:w="279" w:type="dxa"/>
        <w:tblLook w:val="04A0" w:firstRow="1" w:lastRow="0" w:firstColumn="1" w:lastColumn="0" w:noHBand="0" w:noVBand="1"/>
      </w:tblPr>
      <w:tblGrid>
        <w:gridCol w:w="3828"/>
        <w:gridCol w:w="4960"/>
      </w:tblGrid>
      <w:tr w:rsidR="00C07E9A" w:rsidRPr="00C07E9A" w14:paraId="5E8A18F8" w14:textId="77777777" w:rsidTr="00037258">
        <w:tc>
          <w:tcPr>
            <w:tcW w:w="3828" w:type="dxa"/>
          </w:tcPr>
          <w:p w14:paraId="0BC780F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Location</w:t>
            </w:r>
          </w:p>
        </w:tc>
        <w:tc>
          <w:tcPr>
            <w:tcW w:w="4960" w:type="dxa"/>
          </w:tcPr>
          <w:p w14:paraId="7FAB0274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Registered Activities</w:t>
            </w:r>
          </w:p>
        </w:tc>
      </w:tr>
      <w:tr w:rsidR="00C07E9A" w:rsidRPr="00C07E9A" w14:paraId="3652CC2E" w14:textId="77777777" w:rsidTr="00037258">
        <w:tc>
          <w:tcPr>
            <w:tcW w:w="3828" w:type="dxa"/>
          </w:tcPr>
          <w:p w14:paraId="72ECD39B" w14:textId="347DAC0E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"MFiles_PG27BD0FE224934EB1A6AA3AF5631FB7B2_PG27BD0FE224934EB1A6AA3AF5631FB7B2"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[Related ISO Certificate Holder]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27EE8A2" w14:textId="7999F29F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"MFiles_PG27BD0FE224934EB1A6AA3AF5631FB7B2_PG66B78EE1CC5A436C889C33A5CDD5DF2B"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[Address (line 1)]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59AF4420" w14:textId="1C98F37C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"MFiles_PG27BD0FE224934EB1A6AA3AF5631FB7B2_PG3AC5DB4D3EE7446A84C7E138E55E8952"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[Address (line 2)]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33D55F16" w14:textId="4988D860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"MFiles_PG27BD0FE224934EB1A6AA3AF5631FB7B2_PGF251E162740242C88F7FF5252340EAC6"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[Address (line 3)]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1BADA935" w14:textId="688B9CEC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"MFiles_PG27BD0FE224934EB1A6AA3AF5631FB7B2_PG5A1C9EDE5492470A8D51762AC5870348"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[City]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70412467" w14:textId="30E4E134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"MFiles_PG27BD0FE224934EB1A6AA3AF5631FB7B2_PG89644B04E30C4B2FADDC6DEF66A7DBDF"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[Post Code]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E1E6E92" w14:textId="3CB88CCA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"MFiles_PG27BD0FE224934EB1A6AA3AF5631FB7B2_PG181E7F4A25834341B5E91C28E36D59F6"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</w:rPr>
              <w:t>[Country]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408480ED" w14:textId="410BA656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258D13B" w14:textId="77777777" w:rsidTr="00037258">
        <w:tc>
          <w:tcPr>
            <w:tcW w:w="3828" w:type="dxa"/>
          </w:tcPr>
          <w:p w14:paraId="216FD083" w14:textId="4A02E39F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"MFiles_PG27BD0FE224934EB1A6AA3AF5631FB7B2_PGB5405B91BF0D4327B7A777E95E5DB8D1"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[Additional Addresses]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599EF639" w14:textId="04507600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411A54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9CF2ED8" w14:textId="77777777" w:rsidTr="00037258">
        <w:tc>
          <w:tcPr>
            <w:tcW w:w="3828" w:type="dxa"/>
          </w:tcPr>
          <w:p w14:paraId="645FAD2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4583BB5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69B7D01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BB65B51" w14:textId="77777777" w:rsidR="00356204" w:rsidRPr="00C07E9A" w:rsidRDefault="00356204" w:rsidP="00F12D8D">
            <w:pPr>
              <w:pStyle w:val="Interface"/>
              <w:rPr>
                <w:lang w:val="en-GB"/>
              </w:rPr>
            </w:pPr>
            <w:r w:rsidRPr="00C07E9A">
              <w:rPr>
                <w:lang w:val="en-GB"/>
              </w:rPr>
              <w:t>Address</w:t>
            </w:r>
          </w:p>
          <w:p w14:paraId="2DDA1A47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232EE63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5941BBD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  <w:tr w:rsidR="00C07E9A" w:rsidRPr="00C07E9A" w14:paraId="23448B83" w14:textId="77777777" w:rsidTr="00037258">
        <w:tc>
          <w:tcPr>
            <w:tcW w:w="3828" w:type="dxa"/>
          </w:tcPr>
          <w:p w14:paraId="2C450038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6E261F7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791D7C5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10F7B9B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0A05B76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18590EC9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2B98E2E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</w:tbl>
    <w:p w14:paraId="17A8D5CB" w14:textId="77777777" w:rsidR="00356204" w:rsidRPr="00C07E9A" w:rsidRDefault="00356204" w:rsidP="00356204">
      <w:pPr>
        <w:spacing w:line="254" w:lineRule="exact"/>
        <w:ind w:left="284"/>
        <w:rPr>
          <w:rFonts w:ascii="Inter" w:hAnsi="Inter" w:cstheme="majorHAnsi"/>
          <w:color w:val="073B4C"/>
        </w:rPr>
      </w:pPr>
    </w:p>
    <w:p w14:paraId="3622C798" w14:textId="77777777" w:rsidR="00356204" w:rsidRPr="00C07E9A" w:rsidRDefault="00356204" w:rsidP="007936BE">
      <w:pPr>
        <w:spacing w:line="254" w:lineRule="exact"/>
        <w:rPr>
          <w:rFonts w:ascii="Inter" w:hAnsi="Inter"/>
          <w:b/>
          <w:color w:val="073B4C"/>
        </w:rPr>
      </w:pPr>
    </w:p>
    <w:p w14:paraId="273D48DE" w14:textId="77777777" w:rsidR="00DE0AB3" w:rsidRPr="00C07E9A" w:rsidRDefault="00DE0AB3" w:rsidP="00597B26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</w:p>
    <w:p w14:paraId="7C4F8D35" w14:textId="422999A7" w:rsidR="00601F1F" w:rsidRPr="00C07E9A" w:rsidRDefault="00601F1F" w:rsidP="007718B5">
      <w:pPr>
        <w:suppressAutoHyphens w:val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br w:type="page"/>
      </w:r>
    </w:p>
    <w:p w14:paraId="491100E9" w14:textId="57AEA650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AF442AD" w14:textId="7C95F2C9" w:rsidR="00C22ED0" w:rsidRPr="00C07E9A" w:rsidRDefault="00C22ED0" w:rsidP="00E5380C">
      <w:pPr>
        <w:suppressAutoHyphens w:val="0"/>
        <w:rPr>
          <w:rFonts w:ascii="Inter" w:hAnsi="Inter" w:cs="Calibri Light"/>
          <w:b/>
          <w:bCs/>
          <w:color w:val="073B4C"/>
        </w:rPr>
      </w:pPr>
    </w:p>
    <w:sectPr w:rsidR="00C22ED0" w:rsidRPr="00C07E9A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5A851" w14:textId="77777777" w:rsidR="00FE0299" w:rsidRDefault="00FE0299">
      <w:pPr>
        <w:spacing w:after="0" w:line="240" w:lineRule="auto"/>
      </w:pPr>
      <w:r>
        <w:separator/>
      </w:r>
    </w:p>
  </w:endnote>
  <w:endnote w:type="continuationSeparator" w:id="0">
    <w:p w14:paraId="0FFD3E0E" w14:textId="77777777" w:rsidR="00FE0299" w:rsidRDefault="00FE0299">
      <w:pPr>
        <w:spacing w:after="0" w:line="240" w:lineRule="auto"/>
      </w:pPr>
      <w:r>
        <w:continuationSeparator/>
      </w:r>
    </w:p>
  </w:endnote>
  <w:endnote w:type="continuationNotice" w:id="1">
    <w:p w14:paraId="6AEA1303" w14:textId="77777777" w:rsidR="00FE0299" w:rsidRDefault="00FE02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B235" w14:textId="77777777" w:rsidR="00FE0299" w:rsidRDefault="00FE029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27B0FF6" w14:textId="77777777" w:rsidR="00FE0299" w:rsidRDefault="00FE0299">
      <w:pPr>
        <w:spacing w:after="0" w:line="240" w:lineRule="auto"/>
      </w:pPr>
      <w:r>
        <w:continuationSeparator/>
      </w:r>
    </w:p>
  </w:footnote>
  <w:footnote w:type="continuationNotice" w:id="1">
    <w:p w14:paraId="546E7095" w14:textId="77777777" w:rsidR="00FE0299" w:rsidRDefault="00FE02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3AB7C0C8" w:rsidR="00E027B0" w:rsidRDefault="00000000">
    <w:pPr>
      <w:pStyle w:val="Header"/>
    </w:pPr>
    <w:r>
      <w:rPr>
        <w:noProof/>
      </w:rPr>
      <w:pict w14:anchorId="366B7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23532" o:spid="_x0000_s1088" type="#_x0000_t75" style="position:absolute;margin-left:0;margin-top:0;width:595.4pt;height:842.15pt;z-index:-251657728;mso-position-horizontal:center;mso-position-horizontal-relative:margin;mso-position-vertical:center;mso-position-vertical-relative:margin" o:allowincell="f">
          <v:imagedata r:id="rId1" o:title="ISO 9001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37B84EC3" w:rsidR="001C6DC0" w:rsidRDefault="007936BE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34B27185" wp14:editId="22F5EE5E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742710422" name="Picture 1" descr="A white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710422" name="Picture 1" descr="A white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03" cy="1069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47613F8F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1F00" w14:textId="61E3F72D" w:rsidR="00AA581E" w:rsidRDefault="006C4648" w:rsidP="00AA581E">
    <w:pPr>
      <w:pStyle w:val="Header"/>
      <w:rPr>
        <w:ins w:id="1" w:author="Amy Buckler" w:date="2025-02-18T15:01:00Z" w16du:dateUtc="2025-02-18T15:01:00Z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018E5357" wp14:editId="7E048DBD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1686578871" name="Picture 1" descr="A close-up of a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578871" name="Picture 1" descr="A close-up of a certifica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326" cy="10681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5F61B" w14:textId="340028BF" w:rsidR="00AA581E" w:rsidRDefault="006C4648" w:rsidP="006C4648">
    <w:pPr>
      <w:pStyle w:val="Header"/>
      <w:tabs>
        <w:tab w:val="clear" w:pos="4513"/>
        <w:tab w:val="clear" w:pos="9026"/>
        <w:tab w:val="left" w:pos="924"/>
      </w:tabs>
      <w:rPr>
        <w:ins w:id="2" w:author="Amy Buckler" w:date="2025-02-18T15:01:00Z" w16du:dateUtc="2025-02-18T15:01:00Z"/>
      </w:rPr>
    </w:pPr>
    <w:r>
      <w:tab/>
    </w: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5C9"/>
    <w:rsid w:val="00035A08"/>
    <w:rsid w:val="0003612D"/>
    <w:rsid w:val="000369C9"/>
    <w:rsid w:val="00037258"/>
    <w:rsid w:val="00047C1E"/>
    <w:rsid w:val="000540F3"/>
    <w:rsid w:val="0006340E"/>
    <w:rsid w:val="00065020"/>
    <w:rsid w:val="00071A7A"/>
    <w:rsid w:val="000734CE"/>
    <w:rsid w:val="00080932"/>
    <w:rsid w:val="0008186F"/>
    <w:rsid w:val="000830EA"/>
    <w:rsid w:val="000943B2"/>
    <w:rsid w:val="000A1BB1"/>
    <w:rsid w:val="000B03CF"/>
    <w:rsid w:val="000B69D7"/>
    <w:rsid w:val="000C29F3"/>
    <w:rsid w:val="000D1A00"/>
    <w:rsid w:val="000E2622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17E7"/>
    <w:rsid w:val="00165AAC"/>
    <w:rsid w:val="00166168"/>
    <w:rsid w:val="00170CED"/>
    <w:rsid w:val="0018489A"/>
    <w:rsid w:val="0018554C"/>
    <w:rsid w:val="00185DB6"/>
    <w:rsid w:val="00197D0A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6250E"/>
    <w:rsid w:val="00267067"/>
    <w:rsid w:val="00267B8D"/>
    <w:rsid w:val="00271D52"/>
    <w:rsid w:val="00273678"/>
    <w:rsid w:val="002810B6"/>
    <w:rsid w:val="0028617E"/>
    <w:rsid w:val="002935D7"/>
    <w:rsid w:val="00296897"/>
    <w:rsid w:val="002B3AA2"/>
    <w:rsid w:val="002B3B90"/>
    <w:rsid w:val="002B5CD6"/>
    <w:rsid w:val="002B5F07"/>
    <w:rsid w:val="002C63E5"/>
    <w:rsid w:val="002E6F13"/>
    <w:rsid w:val="002F0373"/>
    <w:rsid w:val="002F5A0E"/>
    <w:rsid w:val="00305A02"/>
    <w:rsid w:val="00306135"/>
    <w:rsid w:val="00310D2C"/>
    <w:rsid w:val="00317832"/>
    <w:rsid w:val="0032673C"/>
    <w:rsid w:val="003318F6"/>
    <w:rsid w:val="00331C4E"/>
    <w:rsid w:val="00334E18"/>
    <w:rsid w:val="00345299"/>
    <w:rsid w:val="00356204"/>
    <w:rsid w:val="00376A03"/>
    <w:rsid w:val="0038629E"/>
    <w:rsid w:val="003873A2"/>
    <w:rsid w:val="003B04C5"/>
    <w:rsid w:val="003B326C"/>
    <w:rsid w:val="003C400D"/>
    <w:rsid w:val="003E5373"/>
    <w:rsid w:val="003E7959"/>
    <w:rsid w:val="003F2217"/>
    <w:rsid w:val="00411A54"/>
    <w:rsid w:val="0042502F"/>
    <w:rsid w:val="00427B71"/>
    <w:rsid w:val="00433D92"/>
    <w:rsid w:val="00434E41"/>
    <w:rsid w:val="004442ED"/>
    <w:rsid w:val="0044432A"/>
    <w:rsid w:val="00452B6A"/>
    <w:rsid w:val="00461FF8"/>
    <w:rsid w:val="00480D33"/>
    <w:rsid w:val="004946AF"/>
    <w:rsid w:val="004A2866"/>
    <w:rsid w:val="004B2D9A"/>
    <w:rsid w:val="004B40FD"/>
    <w:rsid w:val="004C6DA4"/>
    <w:rsid w:val="004D1EA0"/>
    <w:rsid w:val="004D3B37"/>
    <w:rsid w:val="004D73F3"/>
    <w:rsid w:val="004E2C15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0E9"/>
    <w:rsid w:val="0057376E"/>
    <w:rsid w:val="00590E12"/>
    <w:rsid w:val="00595ADB"/>
    <w:rsid w:val="00597B26"/>
    <w:rsid w:val="005B5545"/>
    <w:rsid w:val="005C31BD"/>
    <w:rsid w:val="005D3C8B"/>
    <w:rsid w:val="005E6199"/>
    <w:rsid w:val="005F29BD"/>
    <w:rsid w:val="006017B7"/>
    <w:rsid w:val="00601F1F"/>
    <w:rsid w:val="00606544"/>
    <w:rsid w:val="00616768"/>
    <w:rsid w:val="006246A6"/>
    <w:rsid w:val="006445D7"/>
    <w:rsid w:val="00652279"/>
    <w:rsid w:val="00663490"/>
    <w:rsid w:val="00665363"/>
    <w:rsid w:val="00675EED"/>
    <w:rsid w:val="006901F2"/>
    <w:rsid w:val="006921DD"/>
    <w:rsid w:val="0069723B"/>
    <w:rsid w:val="006A0142"/>
    <w:rsid w:val="006A5B8F"/>
    <w:rsid w:val="006A7B6F"/>
    <w:rsid w:val="006B7EE9"/>
    <w:rsid w:val="006C4648"/>
    <w:rsid w:val="006D5A55"/>
    <w:rsid w:val="006E1083"/>
    <w:rsid w:val="00704B8A"/>
    <w:rsid w:val="00704F9E"/>
    <w:rsid w:val="00706171"/>
    <w:rsid w:val="007110B9"/>
    <w:rsid w:val="0072048C"/>
    <w:rsid w:val="00723D55"/>
    <w:rsid w:val="007316E6"/>
    <w:rsid w:val="007374A1"/>
    <w:rsid w:val="00741720"/>
    <w:rsid w:val="00752B7E"/>
    <w:rsid w:val="007545E6"/>
    <w:rsid w:val="0076136E"/>
    <w:rsid w:val="007657DD"/>
    <w:rsid w:val="0077031E"/>
    <w:rsid w:val="007718B5"/>
    <w:rsid w:val="00777247"/>
    <w:rsid w:val="00790B1F"/>
    <w:rsid w:val="007936BE"/>
    <w:rsid w:val="007A5CA6"/>
    <w:rsid w:val="007B63C0"/>
    <w:rsid w:val="007B63FF"/>
    <w:rsid w:val="007B7303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3D1E"/>
    <w:rsid w:val="008F52FE"/>
    <w:rsid w:val="00921171"/>
    <w:rsid w:val="0093048A"/>
    <w:rsid w:val="0094361B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10A7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5E65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374"/>
    <w:rsid w:val="00AE55AE"/>
    <w:rsid w:val="00AE69FC"/>
    <w:rsid w:val="00AF4269"/>
    <w:rsid w:val="00AF76FE"/>
    <w:rsid w:val="00B0358D"/>
    <w:rsid w:val="00B23BC3"/>
    <w:rsid w:val="00B271F1"/>
    <w:rsid w:val="00B44174"/>
    <w:rsid w:val="00B44866"/>
    <w:rsid w:val="00B52587"/>
    <w:rsid w:val="00B67697"/>
    <w:rsid w:val="00B67876"/>
    <w:rsid w:val="00B818FD"/>
    <w:rsid w:val="00B839DD"/>
    <w:rsid w:val="00BA1FD0"/>
    <w:rsid w:val="00BA2C1D"/>
    <w:rsid w:val="00BB2079"/>
    <w:rsid w:val="00BB3180"/>
    <w:rsid w:val="00BB56D4"/>
    <w:rsid w:val="00BB5F8F"/>
    <w:rsid w:val="00BC6630"/>
    <w:rsid w:val="00BE4433"/>
    <w:rsid w:val="00BF735E"/>
    <w:rsid w:val="00C007B1"/>
    <w:rsid w:val="00C04D08"/>
    <w:rsid w:val="00C07E9A"/>
    <w:rsid w:val="00C07F4D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B10C0"/>
    <w:rsid w:val="00CB34B1"/>
    <w:rsid w:val="00CC27D7"/>
    <w:rsid w:val="00CC6E19"/>
    <w:rsid w:val="00CD5946"/>
    <w:rsid w:val="00CD69A8"/>
    <w:rsid w:val="00CD7360"/>
    <w:rsid w:val="00CD77AE"/>
    <w:rsid w:val="00CE10DE"/>
    <w:rsid w:val="00CE6353"/>
    <w:rsid w:val="00CE6E6A"/>
    <w:rsid w:val="00CE7813"/>
    <w:rsid w:val="00D12777"/>
    <w:rsid w:val="00D2091B"/>
    <w:rsid w:val="00D43931"/>
    <w:rsid w:val="00D517CC"/>
    <w:rsid w:val="00D63B0C"/>
    <w:rsid w:val="00D7389F"/>
    <w:rsid w:val="00D76BE7"/>
    <w:rsid w:val="00D76C88"/>
    <w:rsid w:val="00D806C7"/>
    <w:rsid w:val="00D95218"/>
    <w:rsid w:val="00D958DE"/>
    <w:rsid w:val="00DA313B"/>
    <w:rsid w:val="00DB12CC"/>
    <w:rsid w:val="00DB1480"/>
    <w:rsid w:val="00DB2461"/>
    <w:rsid w:val="00DB6D41"/>
    <w:rsid w:val="00DC099A"/>
    <w:rsid w:val="00DC69CE"/>
    <w:rsid w:val="00DE0AB3"/>
    <w:rsid w:val="00DE7528"/>
    <w:rsid w:val="00DF16FE"/>
    <w:rsid w:val="00E00B8D"/>
    <w:rsid w:val="00E027B0"/>
    <w:rsid w:val="00E11298"/>
    <w:rsid w:val="00E12271"/>
    <w:rsid w:val="00E17010"/>
    <w:rsid w:val="00E20F8C"/>
    <w:rsid w:val="00E21C55"/>
    <w:rsid w:val="00E24218"/>
    <w:rsid w:val="00E3164E"/>
    <w:rsid w:val="00E335F0"/>
    <w:rsid w:val="00E5380C"/>
    <w:rsid w:val="00E56E97"/>
    <w:rsid w:val="00E65168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B6C24"/>
    <w:rsid w:val="00EC015B"/>
    <w:rsid w:val="00EC35ED"/>
    <w:rsid w:val="00EC3D3E"/>
    <w:rsid w:val="00ED0FF2"/>
    <w:rsid w:val="00ED4FD7"/>
    <w:rsid w:val="00EE3E3D"/>
    <w:rsid w:val="00EF12FA"/>
    <w:rsid w:val="00EF3894"/>
    <w:rsid w:val="00F05D8F"/>
    <w:rsid w:val="00F07FB0"/>
    <w:rsid w:val="00F113F0"/>
    <w:rsid w:val="00F12050"/>
    <w:rsid w:val="00F12D8D"/>
    <w:rsid w:val="00F17EB9"/>
    <w:rsid w:val="00F25303"/>
    <w:rsid w:val="00F45005"/>
    <w:rsid w:val="00F71D76"/>
    <w:rsid w:val="00F74F86"/>
    <w:rsid w:val="00FA13C2"/>
    <w:rsid w:val="00FB05D4"/>
    <w:rsid w:val="00FB5B74"/>
    <w:rsid w:val="00FC3A78"/>
    <w:rsid w:val="00FC5F2B"/>
    <w:rsid w:val="00FD668D"/>
    <w:rsid w:val="00FD7149"/>
    <w:rsid w:val="00FE029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2C15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Normal"/>
    <w:link w:val="InterfaceChar"/>
    <w:qFormat/>
    <w:rsid w:val="00F12D8D"/>
    <w:pPr>
      <w:autoSpaceDE w:val="0"/>
      <w:adjustRightInd w:val="0"/>
      <w:spacing w:after="0" w:line="288" w:lineRule="auto"/>
      <w:ind w:left="30"/>
    </w:pPr>
    <w:rPr>
      <w:rFonts w:ascii="Inter" w:eastAsiaTheme="minorHAnsi" w:hAnsi="Inter" w:cs="Calibri Light"/>
      <w:color w:val="073B4C"/>
      <w:kern w:val="0"/>
    </w:rPr>
  </w:style>
  <w:style w:type="character" w:customStyle="1" w:styleId="InterfaceChar">
    <w:name w:val="Interface Char"/>
    <w:basedOn w:val="DefaultParagraphFont"/>
    <w:link w:val="Interface"/>
    <w:rsid w:val="00F12D8D"/>
    <w:rPr>
      <w:rFonts w:ascii="Inter" w:eastAsiaTheme="minorHAnsi" w:hAnsi="Inter" w:cs="Calibri Light"/>
      <w:color w:val="073B4C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Props1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15</cp:revision>
  <cp:lastPrinted>2025-01-28T14:19:00Z</cp:lastPrinted>
  <dcterms:created xsi:type="dcterms:W3CDTF">2025-04-09T14:15:00Z</dcterms:created>
  <dcterms:modified xsi:type="dcterms:W3CDTF">2025-05-19T14:28:00Z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03081CE9475F4DE992CC553A2DDFBE0B">
    <vt:lpwstr>[ISO Certificate Holder]</vt:lpwstr>
  </property>
  <property fmtid="{D5CDD505-2E9C-101B-9397-08002B2CF9AE}" pid="5" name="MFiles_PG27BD0FE224934EB1A6AA3AF5631FB7B2_PG181E7F4A25834341B5E91C28E36D59F6">
    <vt:lpwstr>[Country]</vt:lpwstr>
  </property>
  <property fmtid="{D5CDD505-2E9C-101B-9397-08002B2CF9AE}" pid="6" name="MFiles_PG27BD0FE224934EB1A6AA3AF5631FB7B2_PG27BD0FE224934EB1A6AA3AF5631FB7B2">
    <vt:lpwstr>[Related ISO Certificate Holder]</vt:lpwstr>
  </property>
  <property fmtid="{D5CDD505-2E9C-101B-9397-08002B2CF9AE}" pid="7" name="MFiles_PG27BD0FE224934EB1A6AA3AF5631FB7B2_PG3AC5DB4D3EE7446A84C7E138E55E8952">
    <vt:lpwstr>[Address (line 2)]</vt:lpwstr>
  </property>
  <property fmtid="{D5CDD505-2E9C-101B-9397-08002B2CF9AE}" pid="8" name="MFiles_PG27BD0FE224934EB1A6AA3AF5631FB7B2_PG5A1C9EDE5492470A8D51762AC5870348">
    <vt:lpwstr>[City]</vt:lpwstr>
  </property>
  <property fmtid="{D5CDD505-2E9C-101B-9397-08002B2CF9AE}" pid="9" name="MFiles_PG27BD0FE224934EB1A6AA3AF5631FB7B2_PG66B78EE1CC5A436C889C33A5CDD5DF2B">
    <vt:lpwstr>[Address (line 1)]</vt:lpwstr>
  </property>
  <property fmtid="{D5CDD505-2E9C-101B-9397-08002B2CF9AE}" pid="10" name="MFiles_PG27BD0FE224934EB1A6AA3AF5631FB7B2_PG89644B04E30C4B2FADDC6DEF66A7DBDF">
    <vt:lpwstr>[Post Code]</vt:lpwstr>
  </property>
  <property fmtid="{D5CDD505-2E9C-101B-9397-08002B2CF9AE}" pid="11" name="MFiles_PG27BD0FE224934EB1A6AA3AF5631FB7B2_PGB5405B91BF0D4327B7A777E95E5DB8D1">
    <vt:lpwstr>[Additional Addresses]</vt:lpwstr>
  </property>
  <property fmtid="{D5CDD505-2E9C-101B-9397-08002B2CF9AE}" pid="12" name="MFiles_PG27BD0FE224934EB1A6AA3AF5631FB7B2_PGF251E162740242C88F7FF5252340EAC6">
    <vt:lpwstr>[Address (line 3)]</vt:lpwstr>
  </property>
  <property fmtid="{D5CDD505-2E9C-101B-9397-08002B2CF9AE}" pid="13" name="MFiles_PG9197AEF98C1A4A63885BD648FADA6171n1_PG0D54DF1FD7D94B6F90E128BAB1116476">
    <vt:lpwstr>[ISO Certificate Scope]</vt:lpwstr>
  </property>
  <property fmtid="{D5CDD505-2E9C-101B-9397-08002B2CF9AE}" pid="14" name="MFiles_PG9197AEF98C1A4A63885BD648FADA6171n1_PG10E6986151A549AC8223DC56732DA9ED">
    <vt:lpwstr>[Certificate Number]</vt:lpwstr>
  </property>
  <property fmtid="{D5CDD505-2E9C-101B-9397-08002B2CF9AE}" pid="15" name="MFiles_PG9197AEF98C1A4A63885BD648FADA6171n1_PGC0340CE661A748D29232436101520A83">
    <vt:lpwstr>[CDM Category Certificate]</vt:lpwstr>
  </property>
  <property fmtid="{D5CDD505-2E9C-101B-9397-08002B2CF9AE}" pid="16" name="MFiles_PG9197AEF98C1A4A63885BD648FADA6171n1_PG3C093C6B08944B25A5BC653F58A75ADA">
    <vt:lpwstr>[First Issue Date]</vt:lpwstr>
  </property>
  <property fmtid="{D5CDD505-2E9C-101B-9397-08002B2CF9AE}" pid="17" name="MFiles_PG9197AEF98C1A4A63885BD648FADA6171n1_PG089F33CE3D6E47CA945018610A3F027E">
    <vt:lpwstr>[Interface Issue Date]</vt:lpwstr>
  </property>
  <property fmtid="{D5CDD505-2E9C-101B-9397-08002B2CF9AE}" pid="18" name="MFiles_PG9197AEF98C1A4A63885BD648FADA6171n1_PGDFD9CBEF32E54513953440AADDBBCF17">
    <vt:lpwstr>[Expiry Date]</vt:lpwstr>
  </property>
</Properties>
</file>