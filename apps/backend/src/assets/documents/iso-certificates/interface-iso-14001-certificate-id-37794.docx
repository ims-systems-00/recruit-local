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66DC" w14:textId="580C9C65" w:rsidR="003C400D" w:rsidRPr="001C0136" w:rsidRDefault="003C400D" w:rsidP="000A3601">
      <w:pPr>
        <w:pStyle w:val="Heading1"/>
      </w:pPr>
    </w:p>
    <w:p w14:paraId="5BD2B5DF" w14:textId="274A8ECC" w:rsidR="00427B71" w:rsidRPr="001C0136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10301F50" w14:textId="6D9F817C" w:rsidR="00427B71" w:rsidRPr="001C0136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3666BA3E" w14:textId="55B3F9C5" w:rsidR="00525E1D" w:rsidRPr="001C0136" w:rsidRDefault="00525E1D" w:rsidP="001C0136">
      <w:pPr>
        <w:spacing w:after="0" w:line="240" w:lineRule="auto"/>
        <w:ind w:left="284"/>
        <w:rPr>
          <w:rFonts w:ascii="Inter" w:hAnsi="Inter" w:cs="Aptos Display"/>
          <w:color w:val="073B4C"/>
          <w:sz w:val="42"/>
          <w:szCs w:val="42"/>
        </w:rPr>
      </w:pPr>
    </w:p>
    <w:p w14:paraId="22F3206F" w14:textId="323A72D0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1F0F69FC" w14:textId="32F3066F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6016C729" w14:textId="231E00D8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0319CEBA" w14:textId="1917F3A9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2A9B1E32" w14:textId="47B05D46" w:rsidR="00271D52" w:rsidRPr="001C0136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4C89568D" w14:textId="5A6AEEF8" w:rsidR="00271D52" w:rsidRPr="001C0136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4F6C5394" w14:textId="77777777" w:rsidR="001C0136" w:rsidRPr="001C0136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1C0136">
        <w:rPr>
          <w:rFonts w:ascii="Inter" w:hAnsi="Inter" w:cs="Calibri Light"/>
          <w:color w:val="073B4C"/>
        </w:rPr>
        <w:t xml:space="preserve">    </w:t>
      </w:r>
    </w:p>
    <w:p w14:paraId="72199EAC" w14:textId="77777777" w:rsidR="001C0136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1C0136">
        <w:rPr>
          <w:rFonts w:ascii="Inter" w:hAnsi="Inter" w:cs="Calibri Light"/>
          <w:color w:val="073B4C"/>
        </w:rPr>
        <w:t xml:space="preserve">    </w:t>
      </w:r>
    </w:p>
    <w:p w14:paraId="16616C2D" w14:textId="15DDD119" w:rsidR="006901F2" w:rsidRPr="00F07FB0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</w:rPr>
        <w:t xml:space="preserve">    </w:t>
      </w:r>
      <w:r w:rsidR="006901F2" w:rsidRPr="00F07FB0">
        <w:rPr>
          <w:rFonts w:ascii="Inter" w:hAnsi="Inter" w:cs="Calibri Light"/>
          <w:color w:val="073B4C"/>
          <w:sz w:val="20"/>
          <w:szCs w:val="20"/>
        </w:rPr>
        <w:t>This is to certify that:</w:t>
      </w:r>
    </w:p>
    <w:p w14:paraId="66E60D34" w14:textId="77777777" w:rsidR="006901F2" w:rsidRPr="001C0136" w:rsidRDefault="006901F2" w:rsidP="001C0136">
      <w:pPr>
        <w:pStyle w:val="BodyText"/>
        <w:ind w:left="284"/>
        <w:rPr>
          <w:rFonts w:ascii="Inter" w:hAnsi="Inter"/>
          <w:color w:val="073B4C"/>
          <w:sz w:val="20"/>
        </w:rPr>
      </w:pPr>
    </w:p>
    <w:p w14:paraId="587012A3" w14:textId="0C89F3B5" w:rsidR="006901F2" w:rsidRDefault="00651E6A" w:rsidP="00DB2461">
      <w:pPr>
        <w:spacing w:after="0"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/>
          <w:b/>
          <w:color w:val="073B4C"/>
        </w:rPr>
        <w:t>{</w:t>
      </w:r>
      <w:proofErr w:type="spellStart"/>
      <w:r>
        <w:rPr>
          <w:rFonts w:ascii="Inter" w:hAnsi="Inter"/>
          <w:b/>
          <w:color w:val="073B4C"/>
        </w:rPr>
        <w:t>organisation_name</w:t>
      </w:r>
      <w:proofErr w:type="spellEnd"/>
      <w:r>
        <w:rPr>
          <w:rFonts w:ascii="Inter" w:hAnsi="Inter"/>
          <w:b/>
          <w:color w:val="073B4C"/>
        </w:rPr>
        <w:t>}</w:t>
      </w:r>
    </w:p>
    <w:p w14:paraId="0FF42387" w14:textId="77777777" w:rsidR="00AF33AC" w:rsidRPr="00F07FB0" w:rsidRDefault="00AF33AC" w:rsidP="00DB2461">
      <w:pPr>
        <w:spacing w:after="0"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433A8671" w14:textId="27E1564B" w:rsidR="006901F2" w:rsidRDefault="00651E6A" w:rsidP="001C0136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t>{address_line_1}</w:t>
      </w:r>
    </w:p>
    <w:p w14:paraId="1110C495" w14:textId="78FFBC8A" w:rsidR="00DF26CB" w:rsidRDefault="00651E6A" w:rsidP="00651E6A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t>{address_line_2}</w:t>
      </w:r>
    </w:p>
    <w:p w14:paraId="55F7575A" w14:textId="2C606679" w:rsidR="00DF26CB" w:rsidRDefault="00651E6A" w:rsidP="001C0136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t>{city}</w:t>
      </w:r>
    </w:p>
    <w:p w14:paraId="4A2C3863" w14:textId="6827D0D4" w:rsidR="00DF26CB" w:rsidRDefault="00651E6A" w:rsidP="001C0136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t>{</w:t>
      </w:r>
      <w:proofErr w:type="spellStart"/>
      <w:r w:rsidR="00AC527A">
        <w:rPr>
          <w:rFonts w:ascii="Inter" w:hAnsi="Inter" w:cs="Calibri Light"/>
          <w:color w:val="073B4C"/>
          <w:sz w:val="20"/>
          <w:szCs w:val="20"/>
        </w:rPr>
        <w:t>province_state</w:t>
      </w:r>
      <w:proofErr w:type="spellEnd"/>
      <w:r>
        <w:rPr>
          <w:rFonts w:ascii="Inter" w:hAnsi="Inter" w:cs="Calibri Light"/>
          <w:color w:val="073B4C"/>
          <w:sz w:val="20"/>
          <w:szCs w:val="20"/>
        </w:rPr>
        <w:t>}</w:t>
      </w:r>
    </w:p>
    <w:p w14:paraId="5F9E140B" w14:textId="35A869ED" w:rsidR="00DF26CB" w:rsidRDefault="00651E6A" w:rsidP="001C0136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t>{</w:t>
      </w:r>
      <w:proofErr w:type="spellStart"/>
      <w:r>
        <w:rPr>
          <w:rFonts w:ascii="Inter" w:hAnsi="Inter" w:cs="Calibri Light"/>
          <w:color w:val="073B4C"/>
          <w:sz w:val="20"/>
          <w:szCs w:val="20"/>
        </w:rPr>
        <w:t>post_code</w:t>
      </w:r>
      <w:proofErr w:type="spellEnd"/>
      <w:r>
        <w:rPr>
          <w:rFonts w:ascii="Inter" w:hAnsi="Inter" w:cs="Calibri Light"/>
          <w:color w:val="073B4C"/>
          <w:sz w:val="20"/>
          <w:szCs w:val="20"/>
        </w:rPr>
        <w:t>}</w:t>
      </w:r>
    </w:p>
    <w:p w14:paraId="78415B5A" w14:textId="720D00E6" w:rsidR="00AC527A" w:rsidRDefault="00AC527A" w:rsidP="001C0136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t>{country}</w:t>
      </w:r>
    </w:p>
    <w:p w14:paraId="36F8A30B" w14:textId="18F48304" w:rsidR="00DF26CB" w:rsidRDefault="00DF26CB" w:rsidP="001C0136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5B088218" w14:textId="77777777" w:rsidR="00DF26CB" w:rsidRPr="001C0136" w:rsidRDefault="00DF26CB" w:rsidP="001C0136">
      <w:pPr>
        <w:pStyle w:val="BodyText"/>
        <w:ind w:left="284"/>
        <w:rPr>
          <w:rFonts w:ascii="Inter" w:hAnsi="Inter" w:cs="Calibri Light"/>
          <w:color w:val="073B4C"/>
          <w:sz w:val="24"/>
          <w:szCs w:val="24"/>
        </w:rPr>
      </w:pPr>
    </w:p>
    <w:p w14:paraId="37447132" w14:textId="23BC55FA" w:rsidR="006901F2" w:rsidRPr="00F07FB0" w:rsidRDefault="006901F2" w:rsidP="001C0136">
      <w:pPr>
        <w:spacing w:line="240" w:lineRule="auto"/>
        <w:ind w:left="284"/>
        <w:rPr>
          <w:rFonts w:ascii="Inter" w:hAnsi="Inter"/>
          <w:b/>
          <w:bCs/>
          <w:color w:val="073B4C"/>
          <w:sz w:val="20"/>
          <w:szCs w:val="20"/>
        </w:rPr>
      </w:pPr>
      <w:r w:rsidRPr="00F07FB0">
        <w:rPr>
          <w:rFonts w:ascii="Inter" w:hAnsi="Inter" w:cs="Calibri Light"/>
          <w:color w:val="073B4C"/>
          <w:sz w:val="20"/>
          <w:szCs w:val="20"/>
        </w:rPr>
        <w:t>Holds Certificate No:</w:t>
      </w:r>
      <w:r w:rsidRPr="00F07FB0">
        <w:rPr>
          <w:rFonts w:ascii="Inter" w:hAnsi="Inter"/>
          <w:color w:val="073B4C"/>
          <w:sz w:val="20"/>
          <w:szCs w:val="20"/>
        </w:rPr>
        <w:t xml:space="preserve"> </w:t>
      </w:r>
      <w:r w:rsidR="00651E6A">
        <w:rPr>
          <w:rFonts w:ascii="Inter" w:hAnsi="Inter"/>
          <w:b/>
          <w:bCs/>
          <w:color w:val="073B4C"/>
          <w:sz w:val="20"/>
          <w:szCs w:val="20"/>
        </w:rPr>
        <w:t>{</w:t>
      </w:r>
      <w:proofErr w:type="spellStart"/>
      <w:r w:rsidR="00651E6A">
        <w:rPr>
          <w:rFonts w:ascii="Inter" w:hAnsi="Inter"/>
          <w:b/>
          <w:bCs/>
          <w:color w:val="073B4C"/>
          <w:sz w:val="20"/>
          <w:szCs w:val="20"/>
        </w:rPr>
        <w:t>certificate_number</w:t>
      </w:r>
      <w:proofErr w:type="spellEnd"/>
      <w:r w:rsidR="00651E6A">
        <w:rPr>
          <w:rFonts w:ascii="Inter" w:hAnsi="Inter"/>
          <w:b/>
          <w:bCs/>
          <w:color w:val="073B4C"/>
          <w:sz w:val="20"/>
          <w:szCs w:val="20"/>
        </w:rPr>
        <w:t>}</w:t>
      </w:r>
    </w:p>
    <w:p w14:paraId="57B76454" w14:textId="57A1E97F" w:rsidR="006901F2" w:rsidRPr="00F07FB0" w:rsidRDefault="006901F2" w:rsidP="001C0136">
      <w:pPr>
        <w:pStyle w:val="Heading4"/>
        <w:spacing w:before="0"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 w:rsidRPr="00F07FB0">
        <w:rPr>
          <w:rFonts w:ascii="Inter" w:hAnsi="Inter" w:cs="Calibri Light"/>
          <w:color w:val="073B4C"/>
          <w:sz w:val="20"/>
          <w:szCs w:val="20"/>
        </w:rPr>
        <w:t>and operates a</w:t>
      </w:r>
      <w:r w:rsidR="00100CDD">
        <w:rPr>
          <w:rFonts w:ascii="Inter" w:hAnsi="Inter" w:cs="Calibri Light"/>
          <w:color w:val="073B4C"/>
          <w:sz w:val="20"/>
          <w:szCs w:val="20"/>
        </w:rPr>
        <w:t xml:space="preserve">n </w:t>
      </w:r>
      <w:r w:rsidR="00000176">
        <w:rPr>
          <w:rFonts w:ascii="Inter" w:hAnsi="Inter" w:cs="Calibri Light"/>
          <w:color w:val="073B4C"/>
          <w:sz w:val="20"/>
          <w:szCs w:val="20"/>
        </w:rPr>
        <w:t>Environmental</w:t>
      </w:r>
      <w:r w:rsidRPr="00F07FB0">
        <w:rPr>
          <w:rFonts w:ascii="Inter" w:hAnsi="Inter" w:cs="Calibri Light"/>
          <w:color w:val="073B4C"/>
          <w:sz w:val="20"/>
          <w:szCs w:val="20"/>
        </w:rPr>
        <w:t xml:space="preserve"> Management System which complies with</w:t>
      </w:r>
      <w:r w:rsidR="002073A1">
        <w:rPr>
          <w:rFonts w:ascii="Inter" w:hAnsi="Inter" w:cs="Calibri Light"/>
          <w:color w:val="073B4C"/>
          <w:sz w:val="20"/>
          <w:szCs w:val="20"/>
        </w:rPr>
        <w:t xml:space="preserve"> </w:t>
      </w:r>
      <w:r w:rsidRPr="00F07FB0">
        <w:rPr>
          <w:rFonts w:ascii="Inter" w:hAnsi="Inter" w:cs="Calibri Light"/>
          <w:color w:val="073B4C"/>
          <w:sz w:val="20"/>
          <w:szCs w:val="20"/>
        </w:rPr>
        <w:t xml:space="preserve">the requirements </w:t>
      </w:r>
      <w:r w:rsidR="00100CDD">
        <w:rPr>
          <w:rFonts w:ascii="Inter" w:hAnsi="Inter" w:cs="Calibri Light"/>
          <w:color w:val="073B4C"/>
          <w:sz w:val="20"/>
          <w:szCs w:val="20"/>
        </w:rPr>
        <w:t>o</w:t>
      </w:r>
      <w:r w:rsidRPr="00F07FB0">
        <w:rPr>
          <w:rFonts w:ascii="Inter" w:hAnsi="Inter" w:cs="Calibri Light"/>
          <w:color w:val="073B4C"/>
          <w:sz w:val="20"/>
          <w:szCs w:val="20"/>
        </w:rPr>
        <w:t xml:space="preserve">f ISO </w:t>
      </w:r>
      <w:r w:rsidR="00000176">
        <w:rPr>
          <w:rFonts w:ascii="Inter" w:hAnsi="Inter" w:cs="Calibri Light"/>
          <w:color w:val="073B4C"/>
          <w:sz w:val="20"/>
          <w:szCs w:val="20"/>
        </w:rPr>
        <w:t>14</w:t>
      </w:r>
      <w:r w:rsidRPr="00F07FB0">
        <w:rPr>
          <w:rFonts w:ascii="Inter" w:hAnsi="Inter" w:cs="Calibri Light"/>
          <w:color w:val="073B4C"/>
          <w:sz w:val="20"/>
          <w:szCs w:val="20"/>
        </w:rPr>
        <w:t>001:2015 for the following scope:</w:t>
      </w:r>
    </w:p>
    <w:p w14:paraId="36BF8AC1" w14:textId="77777777" w:rsidR="00DF26CB" w:rsidRDefault="00DF26CB" w:rsidP="001C0136">
      <w:pPr>
        <w:spacing w:line="240" w:lineRule="auto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3190CA33" w14:textId="04258762" w:rsidR="006901F2" w:rsidRPr="00F07FB0" w:rsidRDefault="00651E6A" w:rsidP="001C0136">
      <w:pPr>
        <w:spacing w:line="240" w:lineRule="auto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>
        <w:rPr>
          <w:rFonts w:ascii="Inter" w:hAnsi="Inter" w:cs="Calibri Light"/>
          <w:b/>
          <w:bCs/>
          <w:color w:val="073B4C"/>
          <w:sz w:val="20"/>
          <w:szCs w:val="20"/>
        </w:rPr>
        <w:t>{</w:t>
      </w:r>
      <w:proofErr w:type="spellStart"/>
      <w:r>
        <w:rPr>
          <w:rFonts w:ascii="Inter" w:hAnsi="Inter" w:cs="Calibri Light"/>
          <w:b/>
          <w:bCs/>
          <w:color w:val="073B4C"/>
          <w:sz w:val="20"/>
          <w:szCs w:val="20"/>
        </w:rPr>
        <w:t>certificate_scope</w:t>
      </w:r>
      <w:proofErr w:type="spellEnd"/>
      <w:r>
        <w:rPr>
          <w:rFonts w:ascii="Inter" w:hAnsi="Inter" w:cs="Calibri Light"/>
          <w:b/>
          <w:bCs/>
          <w:color w:val="073B4C"/>
          <w:sz w:val="20"/>
          <w:szCs w:val="20"/>
        </w:rPr>
        <w:t>}</w:t>
      </w:r>
    </w:p>
    <w:p w14:paraId="03A99933" w14:textId="77777777" w:rsidR="006901F2" w:rsidRDefault="006901F2" w:rsidP="001C0136">
      <w:pPr>
        <w:pStyle w:val="BodyText"/>
        <w:ind w:left="284"/>
        <w:rPr>
          <w:rFonts w:ascii="Inter" w:hAnsi="Inter"/>
          <w:color w:val="073B4C"/>
          <w:sz w:val="17"/>
        </w:rPr>
      </w:pPr>
    </w:p>
    <w:p w14:paraId="2D8BCD81" w14:textId="77777777" w:rsidR="006901F2" w:rsidRPr="00A75665" w:rsidRDefault="006901F2" w:rsidP="007905CD">
      <w:pPr>
        <w:pStyle w:val="BodyText"/>
        <w:rPr>
          <w:rFonts w:ascii="Inter" w:hAnsi="Inter"/>
          <w:color w:val="073B4C"/>
          <w:sz w:val="17"/>
          <w:lang w:val="en-GB"/>
        </w:rPr>
      </w:pPr>
    </w:p>
    <w:p w14:paraId="6757990D" w14:textId="77777777" w:rsidR="006901F2" w:rsidRPr="001C0136" w:rsidRDefault="006901F2" w:rsidP="001C0136">
      <w:pPr>
        <w:pStyle w:val="BodyText"/>
        <w:ind w:left="284"/>
        <w:rPr>
          <w:rFonts w:ascii="Inter" w:hAnsi="Inter"/>
          <w:color w:val="073B4C"/>
          <w:sz w:val="17"/>
        </w:rPr>
      </w:pPr>
    </w:p>
    <w:p w14:paraId="26977F59" w14:textId="77777777" w:rsidR="006901F2" w:rsidRDefault="006901F2" w:rsidP="001C0136">
      <w:pPr>
        <w:spacing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 w:rsidRPr="00971DE4">
        <w:rPr>
          <w:rFonts w:ascii="Inter" w:hAnsi="Inter" w:cs="Calibri Light"/>
          <w:color w:val="073B4C"/>
          <w:sz w:val="20"/>
          <w:szCs w:val="20"/>
        </w:rPr>
        <w:t>For and on behalf of Interface NRM Ltd:</w:t>
      </w:r>
    </w:p>
    <w:p w14:paraId="09DC1EDA" w14:textId="77777777" w:rsidR="00F74F86" w:rsidRPr="00971DE4" w:rsidRDefault="00F74F86" w:rsidP="001C0136">
      <w:pPr>
        <w:spacing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1CFD3F9E" w14:textId="52719F40" w:rsidR="006901F2" w:rsidRDefault="00185DB6" w:rsidP="001C0136">
      <w:pPr>
        <w:pStyle w:val="BodyText"/>
        <w:ind w:left="284"/>
        <w:rPr>
          <w:rFonts w:ascii="Inter" w:hAnsi="Inter"/>
          <w:color w:val="073B4C"/>
          <w:sz w:val="20"/>
          <w:szCs w:val="20"/>
        </w:rPr>
      </w:pPr>
      <w:r w:rsidRPr="00971DE4">
        <w:rPr>
          <w:rFonts w:ascii="Inter" w:hAnsi="Inter"/>
          <w:noProof/>
          <w:color w:val="073B4C"/>
          <w:sz w:val="20"/>
          <w:szCs w:val="20"/>
        </w:rPr>
        <w:drawing>
          <wp:inline distT="0" distB="0" distL="0" distR="0" wp14:anchorId="33D589A3" wp14:editId="2368C955">
            <wp:extent cx="1610436" cy="579744"/>
            <wp:effectExtent l="0" t="0" r="0" b="0"/>
            <wp:docPr id="371981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7"/>
                    <a:stretch/>
                  </pic:blipFill>
                  <pic:spPr bwMode="auto">
                    <a:xfrm>
                      <a:off x="0" y="0"/>
                      <a:ext cx="1629849" cy="58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375A7" w14:textId="77777777" w:rsidR="00F74F86" w:rsidRPr="00971DE4" w:rsidRDefault="00F74F86" w:rsidP="001C0136">
      <w:pPr>
        <w:pStyle w:val="BodyText"/>
        <w:ind w:left="284"/>
        <w:rPr>
          <w:rFonts w:ascii="Inter" w:hAnsi="Inter"/>
          <w:color w:val="073B4C"/>
          <w:sz w:val="20"/>
          <w:szCs w:val="20"/>
        </w:rPr>
      </w:pPr>
    </w:p>
    <w:p w14:paraId="1B2C60F6" w14:textId="6283122A" w:rsidR="006901F2" w:rsidRPr="00971DE4" w:rsidRDefault="00185DB6" w:rsidP="00F74F86">
      <w:pPr>
        <w:spacing w:after="0" w:line="240" w:lineRule="auto"/>
        <w:ind w:left="284"/>
        <w:rPr>
          <w:rFonts w:ascii="Inter" w:hAnsi="Inter"/>
          <w:b/>
          <w:color w:val="073B4C"/>
          <w:sz w:val="20"/>
          <w:szCs w:val="20"/>
        </w:rPr>
      </w:pPr>
      <w:r w:rsidRPr="00971DE4">
        <w:rPr>
          <w:rFonts w:ascii="Inter" w:hAnsi="Inter"/>
          <w:b/>
          <w:color w:val="073B4C"/>
          <w:sz w:val="20"/>
          <w:szCs w:val="20"/>
        </w:rPr>
        <w:t>Tim Barker</w:t>
      </w:r>
    </w:p>
    <w:p w14:paraId="5795D723" w14:textId="15631BD9" w:rsidR="00185DB6" w:rsidRPr="00971DE4" w:rsidRDefault="00185DB6" w:rsidP="00F74F86">
      <w:pPr>
        <w:spacing w:after="0" w:line="240" w:lineRule="auto"/>
        <w:ind w:left="284"/>
        <w:rPr>
          <w:rFonts w:ascii="Inter" w:hAnsi="Inter" w:cs="Calibri Light"/>
          <w:bCs/>
          <w:color w:val="073B4C"/>
          <w:sz w:val="20"/>
          <w:szCs w:val="20"/>
        </w:rPr>
      </w:pPr>
      <w:r w:rsidRPr="00971DE4">
        <w:rPr>
          <w:rFonts w:ascii="Inter" w:hAnsi="Inter"/>
          <w:bCs/>
          <w:color w:val="073B4C"/>
          <w:sz w:val="20"/>
          <w:szCs w:val="20"/>
        </w:rPr>
        <w:t>Director</w:t>
      </w:r>
    </w:p>
    <w:p w14:paraId="1090768A" w14:textId="77777777" w:rsidR="006901F2" w:rsidRPr="004E6DAB" w:rsidRDefault="006901F2" w:rsidP="001C0136">
      <w:pPr>
        <w:pStyle w:val="BodyText"/>
        <w:ind w:left="284"/>
        <w:rPr>
          <w:rFonts w:ascii="Inter" w:hAnsi="Inter"/>
          <w:color w:val="073B4C"/>
          <w:sz w:val="20"/>
          <w:szCs w:val="20"/>
        </w:rPr>
      </w:pPr>
    </w:p>
    <w:p w14:paraId="3B8122DB" w14:textId="3B570762" w:rsidR="004E6DAB" w:rsidRPr="004E6DAB" w:rsidRDefault="004E6DAB" w:rsidP="004E6DAB">
      <w:pPr>
        <w:spacing w:after="0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 w:rsidRPr="004E6DAB">
        <w:rPr>
          <w:rFonts w:ascii="Inter" w:hAnsi="Inter" w:cs="Calibri Light"/>
          <w:color w:val="073B4C"/>
          <w:sz w:val="20"/>
          <w:szCs w:val="20"/>
        </w:rPr>
        <w:t xml:space="preserve">First Issued: </w:t>
      </w:r>
      <w:r w:rsidR="00651E6A">
        <w:rPr>
          <w:rFonts w:ascii="Inter" w:hAnsi="Inter" w:cs="Calibri Light"/>
          <w:b/>
          <w:bCs/>
          <w:color w:val="073B4C"/>
          <w:sz w:val="20"/>
          <w:szCs w:val="20"/>
        </w:rPr>
        <w:t>{</w:t>
      </w:r>
      <w:proofErr w:type="spellStart"/>
      <w:r w:rsidR="00651E6A">
        <w:rPr>
          <w:rFonts w:ascii="Inter" w:hAnsi="Inter" w:cs="Calibri Light"/>
          <w:b/>
          <w:bCs/>
          <w:color w:val="073B4C"/>
          <w:sz w:val="20"/>
          <w:szCs w:val="20"/>
        </w:rPr>
        <w:t>first_issue_date</w:t>
      </w:r>
      <w:proofErr w:type="spellEnd"/>
      <w:r w:rsidR="00651E6A">
        <w:rPr>
          <w:rFonts w:ascii="Inter" w:hAnsi="Inter" w:cs="Calibri Light"/>
          <w:b/>
          <w:bCs/>
          <w:color w:val="073B4C"/>
          <w:sz w:val="20"/>
          <w:szCs w:val="20"/>
        </w:rPr>
        <w:t>}</w:t>
      </w:r>
    </w:p>
    <w:p w14:paraId="64230DDD" w14:textId="14A35DA0" w:rsidR="004E6DAB" w:rsidRPr="004E6DAB" w:rsidRDefault="004E6DAB" w:rsidP="004E6DAB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  <w:r w:rsidRPr="004E6DAB">
        <w:rPr>
          <w:rFonts w:ascii="Inter" w:hAnsi="Inter" w:cs="Calibri Light"/>
          <w:color w:val="073B4C"/>
          <w:sz w:val="20"/>
          <w:szCs w:val="20"/>
        </w:rPr>
        <w:t xml:space="preserve">Interface First Issued: </w:t>
      </w:r>
      <w:r w:rsidR="00651E6A">
        <w:rPr>
          <w:rFonts w:ascii="Inter" w:hAnsi="Inter" w:cs="Calibri Light"/>
          <w:b/>
          <w:bCs/>
          <w:color w:val="073B4C"/>
          <w:sz w:val="20"/>
          <w:szCs w:val="20"/>
        </w:rPr>
        <w:t>{</w:t>
      </w:r>
      <w:proofErr w:type="spellStart"/>
      <w:r w:rsidR="00651E6A">
        <w:rPr>
          <w:rFonts w:ascii="Inter" w:hAnsi="Inter" w:cs="Calibri Light"/>
          <w:b/>
          <w:bCs/>
          <w:color w:val="073B4C"/>
          <w:sz w:val="20"/>
          <w:szCs w:val="20"/>
        </w:rPr>
        <w:t>interface_issue_date</w:t>
      </w:r>
      <w:proofErr w:type="spellEnd"/>
      <w:r w:rsidR="00651E6A">
        <w:rPr>
          <w:rFonts w:ascii="Inter" w:hAnsi="Inter" w:cs="Calibri Light"/>
          <w:b/>
          <w:bCs/>
          <w:color w:val="073B4C"/>
          <w:sz w:val="20"/>
          <w:szCs w:val="20"/>
        </w:rPr>
        <w:t>}</w:t>
      </w:r>
    </w:p>
    <w:p w14:paraId="2FD7BD1D" w14:textId="058F29DB" w:rsidR="004E6DAB" w:rsidRPr="004E6DAB" w:rsidRDefault="004E6DAB" w:rsidP="004E6DAB">
      <w:pPr>
        <w:spacing w:after="0"/>
        <w:ind w:left="284"/>
        <w:jc w:val="both"/>
        <w:rPr>
          <w:rFonts w:ascii="Inter" w:hAnsi="Inter"/>
          <w:color w:val="073B4C"/>
          <w:sz w:val="20"/>
          <w:szCs w:val="20"/>
        </w:rPr>
      </w:pPr>
      <w:r w:rsidRPr="004E6DAB">
        <w:rPr>
          <w:rFonts w:ascii="Inter" w:hAnsi="Inter"/>
          <w:color w:val="073B4C"/>
          <w:sz w:val="20"/>
          <w:szCs w:val="20"/>
        </w:rPr>
        <w:t xml:space="preserve">Latest Issue Date: </w:t>
      </w:r>
      <w:r w:rsidR="00651E6A">
        <w:rPr>
          <w:rFonts w:ascii="Inter" w:hAnsi="Inter"/>
          <w:b/>
          <w:bCs/>
          <w:color w:val="073B4C"/>
          <w:sz w:val="20"/>
          <w:szCs w:val="20"/>
        </w:rPr>
        <w:t>{</w:t>
      </w:r>
      <w:proofErr w:type="spellStart"/>
      <w:r w:rsidR="00651E6A">
        <w:rPr>
          <w:rFonts w:ascii="Inter" w:hAnsi="Inter"/>
          <w:b/>
          <w:bCs/>
          <w:color w:val="073B4C"/>
          <w:sz w:val="20"/>
          <w:szCs w:val="20"/>
        </w:rPr>
        <w:t>issue_date</w:t>
      </w:r>
      <w:proofErr w:type="spellEnd"/>
      <w:r w:rsidR="00651E6A">
        <w:rPr>
          <w:rFonts w:ascii="Inter" w:hAnsi="Inter"/>
          <w:b/>
          <w:bCs/>
          <w:color w:val="073B4C"/>
          <w:sz w:val="20"/>
          <w:szCs w:val="20"/>
        </w:rPr>
        <w:t>}</w:t>
      </w:r>
      <w:r w:rsidRPr="004E6DAB">
        <w:rPr>
          <w:rFonts w:ascii="Inter" w:hAnsi="Inter"/>
          <w:b/>
          <w:bCs/>
          <w:color w:val="073B4C"/>
          <w:sz w:val="20"/>
          <w:szCs w:val="20"/>
        </w:rPr>
        <w:tab/>
      </w:r>
    </w:p>
    <w:p w14:paraId="5D5A2A74" w14:textId="34B63F88" w:rsidR="00C22ED0" w:rsidRPr="00971DE4" w:rsidRDefault="004E6DAB" w:rsidP="00AF33AC">
      <w:pPr>
        <w:spacing w:after="0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 w:rsidRPr="004E6DAB">
        <w:rPr>
          <w:rFonts w:ascii="Inter" w:hAnsi="Inter"/>
          <w:color w:val="073B4C"/>
          <w:sz w:val="20"/>
          <w:szCs w:val="20"/>
        </w:rPr>
        <w:t>Certificate Expiry Date:</w:t>
      </w:r>
      <w:r w:rsidR="00651E6A">
        <w:rPr>
          <w:rFonts w:ascii="Inter" w:hAnsi="Inter"/>
          <w:color w:val="073B4C"/>
          <w:sz w:val="20"/>
          <w:szCs w:val="20"/>
        </w:rPr>
        <w:t xml:space="preserve"> {</w:t>
      </w:r>
      <w:proofErr w:type="spellStart"/>
      <w:r w:rsidR="00651E6A">
        <w:rPr>
          <w:rFonts w:ascii="Inter" w:hAnsi="Inter"/>
          <w:color w:val="073B4C"/>
          <w:sz w:val="20"/>
          <w:szCs w:val="20"/>
        </w:rPr>
        <w:t>expiry_date</w:t>
      </w:r>
      <w:proofErr w:type="spellEnd"/>
      <w:r w:rsidR="00651E6A">
        <w:rPr>
          <w:rFonts w:ascii="Inter" w:hAnsi="Inter"/>
          <w:color w:val="073B4C"/>
          <w:sz w:val="20"/>
          <w:szCs w:val="20"/>
        </w:rPr>
        <w:t>}</w:t>
      </w:r>
    </w:p>
    <w:sectPr w:rsidR="00C22ED0" w:rsidRPr="00971DE4" w:rsidSect="00AA581E">
      <w:headerReference w:type="even" r:id="rId12"/>
      <w:headerReference w:type="default" r:id="rId13"/>
      <w:headerReference w:type="first" r:id="rId14"/>
      <w:pgSz w:w="11906" w:h="16838" w:code="9"/>
      <w:pgMar w:top="1440" w:right="1440" w:bottom="1440" w:left="1440" w:header="0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62F5C" w14:textId="77777777" w:rsidR="002371B9" w:rsidRDefault="002371B9">
      <w:pPr>
        <w:spacing w:after="0" w:line="240" w:lineRule="auto"/>
      </w:pPr>
      <w:r>
        <w:separator/>
      </w:r>
    </w:p>
  </w:endnote>
  <w:endnote w:type="continuationSeparator" w:id="0">
    <w:p w14:paraId="586FAB28" w14:textId="77777777" w:rsidR="002371B9" w:rsidRDefault="002371B9">
      <w:pPr>
        <w:spacing w:after="0" w:line="240" w:lineRule="auto"/>
      </w:pPr>
      <w:r>
        <w:continuationSeparator/>
      </w:r>
    </w:p>
  </w:endnote>
  <w:endnote w:type="continuationNotice" w:id="1">
    <w:p w14:paraId="31D615DC" w14:textId="77777777" w:rsidR="002371B9" w:rsidRDefault="002371B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Calibri"/>
    <w:panose1 w:val="020B0604020202020204"/>
    <w:charset w:val="00"/>
    <w:family w:val="swiss"/>
    <w:pitch w:val="variable"/>
  </w:font>
  <w:font w:name="Inter">
    <w:altName w:val="Calibri"/>
    <w:panose1 w:val="020B06040202020202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311A0" w14:textId="77777777" w:rsidR="002371B9" w:rsidRDefault="002371B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3E9B5EE" w14:textId="77777777" w:rsidR="002371B9" w:rsidRDefault="002371B9">
      <w:pPr>
        <w:spacing w:after="0" w:line="240" w:lineRule="auto"/>
      </w:pPr>
      <w:r>
        <w:continuationSeparator/>
      </w:r>
    </w:p>
  </w:footnote>
  <w:footnote w:type="continuationNotice" w:id="1">
    <w:p w14:paraId="4F88C7B0" w14:textId="77777777" w:rsidR="002371B9" w:rsidRDefault="002371B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BB2" w14:textId="2B05A057" w:rsidR="00E027B0" w:rsidRDefault="002371B9">
    <w:pPr>
      <w:pStyle w:val="Header"/>
    </w:pPr>
    <w:r>
      <w:rPr>
        <w:noProof/>
      </w:rPr>
      <w:pict w14:anchorId="11E4EB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74766" o:spid="_x0000_s1027" type="#_x0000_t75" alt="" style="position:absolute;margin-left:0;margin-top:0;width:595.4pt;height:842.15pt;z-index:-25164594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SO 14001 Certific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66E6" w14:textId="1635A6F5" w:rsidR="001C6DC0" w:rsidRDefault="002371B9">
    <w:pPr>
      <w:pStyle w:val="Header"/>
    </w:pPr>
    <w:r>
      <w:rPr>
        <w:noProof/>
      </w:rPr>
      <w:pict w14:anchorId="2352B5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74767" o:spid="_x0000_s1026" type="#_x0000_t75" alt="" style="position:absolute;margin-left:0;margin-top:0;width:595.4pt;height:842.15pt;z-index:-251644925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SO 14001 Certificate"/>
          <w10:wrap anchorx="margin" anchory="margin"/>
        </v:shape>
      </w:pict>
    </w:r>
    <w:r w:rsidR="00752B7E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5BEE66DE" wp14:editId="24FAEEB7">
              <wp:simplePos x="0" y="0"/>
              <wp:positionH relativeFrom="page">
                <wp:posOffset>-574158</wp:posOffset>
              </wp:positionH>
              <wp:positionV relativeFrom="paragraph">
                <wp:posOffset>-1648047</wp:posOffset>
              </wp:positionV>
              <wp:extent cx="1095153" cy="16887825"/>
              <wp:effectExtent l="0" t="0" r="0" b="9525"/>
              <wp:wrapNone/>
              <wp:docPr id="56891199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5153" cy="16887825"/>
                      </a:xfrm>
                      <a:prstGeom prst="rect">
                        <a:avLst/>
                      </a:prstGeom>
                      <a:solidFill>
                        <a:srgbClr val="C6FFF9"/>
                      </a:solidFill>
                      <a:ln w="12701" cap="flat">
                        <a:noFill/>
                        <a:prstDash val="solid"/>
                        <a:miter/>
                      </a:ln>
                    </wps:spPr>
                    <wps:bodyPr lIns="0" tIns="0" rIns="0" bIns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6FCDC3" id="Rectangle 1" o:spid="_x0000_s1026" style="position:absolute;margin-left:-45.2pt;margin-top:-129.75pt;width:86.25pt;height:1329.75pt;z-index:2516572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" fillcolor="#c6fff9" stroked="f" strokeweight=".35281mm">
              <v:textbox inset="0,0,0,0"/>
              <w10:wrap anchorx="page"/>
            </v:rect>
          </w:pict>
        </mc:Fallback>
      </mc:AlternateContent>
    </w:r>
  </w:p>
  <w:p w14:paraId="5BEE66E7" w14:textId="74722908" w:rsidR="001C6DC0" w:rsidRDefault="00990039">
    <w:pPr>
      <w:pStyle w:val="Header"/>
    </w:pPr>
    <w:r>
      <w:rPr>
        <w:noProof/>
      </w:rPr>
      <w:drawing>
        <wp:anchor distT="0" distB="0" distL="114300" distR="114300" simplePos="0" relativeHeight="251668483" behindDoc="1" locked="0" layoutInCell="1" allowOverlap="1" wp14:anchorId="5938D0FF" wp14:editId="095527E6">
          <wp:simplePos x="0" y="0"/>
          <wp:positionH relativeFrom="margin">
            <wp:align>center</wp:align>
          </wp:positionH>
          <wp:positionV relativeFrom="paragraph">
            <wp:posOffset>14605</wp:posOffset>
          </wp:positionV>
          <wp:extent cx="2781300" cy="570230"/>
          <wp:effectExtent l="0" t="0" r="0" b="1270"/>
          <wp:wrapNone/>
          <wp:docPr id="68907672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1300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06171">
      <w:rPr>
        <w:noProof/>
      </w:rPr>
      <w:drawing>
        <wp:anchor distT="0" distB="0" distL="114300" distR="114300" simplePos="0" relativeHeight="251656190" behindDoc="1" locked="0" layoutInCell="1" allowOverlap="1" wp14:anchorId="4785405B" wp14:editId="4F03DBCB">
          <wp:simplePos x="0" y="0"/>
          <wp:positionH relativeFrom="column">
            <wp:posOffset>3154680</wp:posOffset>
          </wp:positionH>
          <wp:positionV relativeFrom="paragraph">
            <wp:posOffset>4378325</wp:posOffset>
          </wp:positionV>
          <wp:extent cx="5199380" cy="5199380"/>
          <wp:effectExtent l="0" t="0" r="1270" b="1270"/>
          <wp:wrapNone/>
          <wp:docPr id="82510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99380" cy="5199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F445" w14:textId="269DEFE3" w:rsidR="00AA581E" w:rsidRDefault="002371B9" w:rsidP="00AA581E">
    <w:pPr>
      <w:pStyle w:val="Header"/>
      <w:rPr>
        <w:del w:id="0" w:author="Amy Buckler" w:date="2025-02-18T15:01:00Z" w16du:dateUtc="2025-02-18T15:01:00Z"/>
      </w:rPr>
    </w:pPr>
    <w:r>
      <w:rPr>
        <w:noProof/>
      </w:rPr>
      <w:pict w14:anchorId="1408A7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74765" o:spid="_x0000_s1025" type="#_x0000_t75" alt="" style="position:absolute;margin-left:0;margin-top:0;width:595.4pt;height:842.15pt;z-index:-251646973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SO 14001 Certificate"/>
          <w10:wrap anchorx="margin" anchory="margin"/>
        </v:shape>
      </w:pict>
    </w:r>
  </w:p>
  <w:p w14:paraId="0883CB3E" w14:textId="77777777" w:rsidR="00AA581E" w:rsidRDefault="00AA581E" w:rsidP="00AA581E">
    <w:pPr>
      <w:pStyle w:val="Header"/>
      <w:rPr>
        <w:del w:id="1" w:author="Amy Buckler" w:date="2025-02-18T15:01:00Z" w16du:dateUtc="2025-02-18T15:01:00Z"/>
      </w:rPr>
    </w:pPr>
  </w:p>
  <w:p w14:paraId="06841F00" w14:textId="1E1DA0F7" w:rsidR="00AA581E" w:rsidRDefault="00AA581E" w:rsidP="00AA581E">
    <w:pPr>
      <w:pStyle w:val="Header"/>
      <w:rPr>
        <w:ins w:id="2" w:author="Amy Buckler" w:date="2025-02-18T15:01:00Z" w16du:dateUtc="2025-02-18T15:01:00Z"/>
      </w:rPr>
    </w:pPr>
  </w:p>
  <w:p w14:paraId="15A5F61B" w14:textId="77639E54" w:rsidR="00AA581E" w:rsidRDefault="00AA581E" w:rsidP="00AA581E">
    <w:pPr>
      <w:pStyle w:val="Header"/>
      <w:rPr>
        <w:ins w:id="3" w:author="Amy Buckler" w:date="2025-02-18T15:01:00Z" w16du:dateUtc="2025-02-18T15:01:00Z"/>
      </w:rPr>
    </w:pPr>
  </w:p>
  <w:p w14:paraId="26B2902F" w14:textId="4461BB6D" w:rsidR="00AA581E" w:rsidRDefault="007D2B99" w:rsidP="007D2B99">
    <w:pPr>
      <w:pStyle w:val="Header"/>
      <w:tabs>
        <w:tab w:val="clear" w:pos="4513"/>
        <w:tab w:val="clear" w:pos="9026"/>
        <w:tab w:val="left" w:pos="18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EFD"/>
    <w:multiLevelType w:val="hybridMultilevel"/>
    <w:tmpl w:val="FC889684"/>
    <w:lvl w:ilvl="0" w:tplc="3F18FDF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6EF8"/>
    <w:multiLevelType w:val="hybridMultilevel"/>
    <w:tmpl w:val="4B88037A"/>
    <w:lvl w:ilvl="0" w:tplc="9C5E664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57D"/>
    <w:multiLevelType w:val="hybridMultilevel"/>
    <w:tmpl w:val="C11AB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83233"/>
    <w:multiLevelType w:val="hybridMultilevel"/>
    <w:tmpl w:val="59266246"/>
    <w:lvl w:ilvl="0" w:tplc="467C7996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C6FC6"/>
    <w:multiLevelType w:val="multilevel"/>
    <w:tmpl w:val="ACAE0642"/>
    <w:lvl w:ilvl="0">
      <w:numFmt w:val="bullet"/>
      <w:lvlText w:val=""/>
      <w:lvlJc w:val="left"/>
      <w:pPr>
        <w:ind w:left="1418" w:hanging="1418"/>
      </w:pPr>
      <w:rPr>
        <w:rFonts w:ascii="Symbol" w:hAnsi="Symbol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5" w15:restartNumberingAfterBreak="0">
    <w:nsid w:val="753004CC"/>
    <w:multiLevelType w:val="multilevel"/>
    <w:tmpl w:val="6D7C9F8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79B14527"/>
    <w:multiLevelType w:val="hybridMultilevel"/>
    <w:tmpl w:val="D1A05D8C"/>
    <w:lvl w:ilvl="0" w:tplc="64D6C760">
      <w:start w:val="1"/>
      <w:numFmt w:val="bullet"/>
      <w:lvlText w:val=""/>
      <w:lvlJc w:val="left"/>
      <w:pPr>
        <w:ind w:left="1134" w:hanging="11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44">
    <w:abstractNumId w:val="5"/>
  </w:num>
  <w:num w:numId="2" w16cid:durableId="812211835">
    <w:abstractNumId w:val="4"/>
  </w:num>
  <w:num w:numId="3" w16cid:durableId="1666325542">
    <w:abstractNumId w:val="2"/>
  </w:num>
  <w:num w:numId="4" w16cid:durableId="133790058">
    <w:abstractNumId w:val="3"/>
  </w:num>
  <w:num w:numId="5" w16cid:durableId="685256446">
    <w:abstractNumId w:val="0"/>
  </w:num>
  <w:num w:numId="6" w16cid:durableId="886062803">
    <w:abstractNumId w:val="6"/>
  </w:num>
  <w:num w:numId="7" w16cid:durableId="21320476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y Buckler">
    <w15:presenceInfo w15:providerId="AD" w15:userId="S::amybuckler@interface-nrm.co.uk::cdae216e-ba98-4616-9b1b-263511995e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0D"/>
    <w:rsid w:val="00000176"/>
    <w:rsid w:val="00002FD3"/>
    <w:rsid w:val="0000570D"/>
    <w:rsid w:val="000074F4"/>
    <w:rsid w:val="00011BA6"/>
    <w:rsid w:val="000211AD"/>
    <w:rsid w:val="000239D5"/>
    <w:rsid w:val="00023FDF"/>
    <w:rsid w:val="00032CC3"/>
    <w:rsid w:val="00035A08"/>
    <w:rsid w:val="000369C9"/>
    <w:rsid w:val="00047C1E"/>
    <w:rsid w:val="000540F3"/>
    <w:rsid w:val="0006340E"/>
    <w:rsid w:val="00065020"/>
    <w:rsid w:val="00071A7A"/>
    <w:rsid w:val="00080932"/>
    <w:rsid w:val="00080D83"/>
    <w:rsid w:val="0008186F"/>
    <w:rsid w:val="000830EA"/>
    <w:rsid w:val="000A1BB1"/>
    <w:rsid w:val="000A3601"/>
    <w:rsid w:val="000B03CF"/>
    <w:rsid w:val="000C29F3"/>
    <w:rsid w:val="000D1A00"/>
    <w:rsid w:val="000E6FCA"/>
    <w:rsid w:val="000F0FCD"/>
    <w:rsid w:val="000F249D"/>
    <w:rsid w:val="000F45D3"/>
    <w:rsid w:val="000F6304"/>
    <w:rsid w:val="00100CDD"/>
    <w:rsid w:val="00101D18"/>
    <w:rsid w:val="00107FCD"/>
    <w:rsid w:val="00112243"/>
    <w:rsid w:val="0011421C"/>
    <w:rsid w:val="00121BFD"/>
    <w:rsid w:val="0013483A"/>
    <w:rsid w:val="001440E7"/>
    <w:rsid w:val="001532E3"/>
    <w:rsid w:val="00155EA2"/>
    <w:rsid w:val="001608D3"/>
    <w:rsid w:val="00165AAC"/>
    <w:rsid w:val="00166168"/>
    <w:rsid w:val="00170CED"/>
    <w:rsid w:val="0018489A"/>
    <w:rsid w:val="00185DB6"/>
    <w:rsid w:val="001A07C4"/>
    <w:rsid w:val="001A201A"/>
    <w:rsid w:val="001A5C33"/>
    <w:rsid w:val="001B6F23"/>
    <w:rsid w:val="001B75A5"/>
    <w:rsid w:val="001C0136"/>
    <w:rsid w:val="001C6DC0"/>
    <w:rsid w:val="001E4A51"/>
    <w:rsid w:val="001F5700"/>
    <w:rsid w:val="002073A1"/>
    <w:rsid w:val="00211ABD"/>
    <w:rsid w:val="0022429D"/>
    <w:rsid w:val="0022592D"/>
    <w:rsid w:val="0022715B"/>
    <w:rsid w:val="00235973"/>
    <w:rsid w:val="002371B9"/>
    <w:rsid w:val="00237960"/>
    <w:rsid w:val="002476A7"/>
    <w:rsid w:val="0026250E"/>
    <w:rsid w:val="00267067"/>
    <w:rsid w:val="00267B8D"/>
    <w:rsid w:val="00271D52"/>
    <w:rsid w:val="00273678"/>
    <w:rsid w:val="0028617E"/>
    <w:rsid w:val="002935D7"/>
    <w:rsid w:val="002B3AA2"/>
    <w:rsid w:val="002B3B90"/>
    <w:rsid w:val="002B5CD6"/>
    <w:rsid w:val="002B5F07"/>
    <w:rsid w:val="002C63E5"/>
    <w:rsid w:val="002E6F13"/>
    <w:rsid w:val="00305A02"/>
    <w:rsid w:val="00306135"/>
    <w:rsid w:val="00310D2C"/>
    <w:rsid w:val="00317832"/>
    <w:rsid w:val="0032673C"/>
    <w:rsid w:val="003318F6"/>
    <w:rsid w:val="00331C4E"/>
    <w:rsid w:val="00334E18"/>
    <w:rsid w:val="00345299"/>
    <w:rsid w:val="00376A03"/>
    <w:rsid w:val="0038629E"/>
    <w:rsid w:val="003873A2"/>
    <w:rsid w:val="003A54A6"/>
    <w:rsid w:val="003B04C5"/>
    <w:rsid w:val="003B326C"/>
    <w:rsid w:val="003C400D"/>
    <w:rsid w:val="003E5373"/>
    <w:rsid w:val="003E7959"/>
    <w:rsid w:val="003F2217"/>
    <w:rsid w:val="0042502F"/>
    <w:rsid w:val="00427B71"/>
    <w:rsid w:val="00433D92"/>
    <w:rsid w:val="004442ED"/>
    <w:rsid w:val="0044432A"/>
    <w:rsid w:val="00452B6A"/>
    <w:rsid w:val="00480D33"/>
    <w:rsid w:val="004946AF"/>
    <w:rsid w:val="004A2866"/>
    <w:rsid w:val="004B2D9A"/>
    <w:rsid w:val="004B40FD"/>
    <w:rsid w:val="004C6DA4"/>
    <w:rsid w:val="004D1EA0"/>
    <w:rsid w:val="004D3B37"/>
    <w:rsid w:val="004E5F9D"/>
    <w:rsid w:val="004E6DAB"/>
    <w:rsid w:val="004F0E7B"/>
    <w:rsid w:val="004F6919"/>
    <w:rsid w:val="004F70CA"/>
    <w:rsid w:val="00500234"/>
    <w:rsid w:val="00504E32"/>
    <w:rsid w:val="00513A27"/>
    <w:rsid w:val="0052446B"/>
    <w:rsid w:val="00525E1D"/>
    <w:rsid w:val="00534385"/>
    <w:rsid w:val="00557CD1"/>
    <w:rsid w:val="0057376E"/>
    <w:rsid w:val="00590E12"/>
    <w:rsid w:val="00595ADB"/>
    <w:rsid w:val="005B5545"/>
    <w:rsid w:val="005C31BD"/>
    <w:rsid w:val="005D3C8B"/>
    <w:rsid w:val="005E6199"/>
    <w:rsid w:val="005F29BD"/>
    <w:rsid w:val="00606544"/>
    <w:rsid w:val="00616768"/>
    <w:rsid w:val="006246A6"/>
    <w:rsid w:val="006445D7"/>
    <w:rsid w:val="00651E6A"/>
    <w:rsid w:val="00652279"/>
    <w:rsid w:val="00663490"/>
    <w:rsid w:val="00675EED"/>
    <w:rsid w:val="006901F2"/>
    <w:rsid w:val="006921DD"/>
    <w:rsid w:val="0069723B"/>
    <w:rsid w:val="006A0142"/>
    <w:rsid w:val="006A5B8F"/>
    <w:rsid w:val="006A7731"/>
    <w:rsid w:val="006A7B6F"/>
    <w:rsid w:val="006B7EE9"/>
    <w:rsid w:val="006D56CD"/>
    <w:rsid w:val="006D5A55"/>
    <w:rsid w:val="006E1083"/>
    <w:rsid w:val="006F1A8F"/>
    <w:rsid w:val="00704F9E"/>
    <w:rsid w:val="00706171"/>
    <w:rsid w:val="007110B9"/>
    <w:rsid w:val="0072048C"/>
    <w:rsid w:val="00721C1F"/>
    <w:rsid w:val="007316E6"/>
    <w:rsid w:val="007374A1"/>
    <w:rsid w:val="00741720"/>
    <w:rsid w:val="00752B7E"/>
    <w:rsid w:val="007545E6"/>
    <w:rsid w:val="007657DD"/>
    <w:rsid w:val="0077031E"/>
    <w:rsid w:val="00777247"/>
    <w:rsid w:val="007905CD"/>
    <w:rsid w:val="00790B1F"/>
    <w:rsid w:val="007A5CA6"/>
    <w:rsid w:val="007B63C0"/>
    <w:rsid w:val="007B63FF"/>
    <w:rsid w:val="007D2B99"/>
    <w:rsid w:val="007E0056"/>
    <w:rsid w:val="007F2345"/>
    <w:rsid w:val="007F2C37"/>
    <w:rsid w:val="007F7A6C"/>
    <w:rsid w:val="00806918"/>
    <w:rsid w:val="00812E46"/>
    <w:rsid w:val="00833809"/>
    <w:rsid w:val="00835155"/>
    <w:rsid w:val="008358A0"/>
    <w:rsid w:val="00843C50"/>
    <w:rsid w:val="00846E4D"/>
    <w:rsid w:val="00847D67"/>
    <w:rsid w:val="008633DC"/>
    <w:rsid w:val="00865EF1"/>
    <w:rsid w:val="00871E9B"/>
    <w:rsid w:val="008726F6"/>
    <w:rsid w:val="00885DBF"/>
    <w:rsid w:val="0089412B"/>
    <w:rsid w:val="008B49A0"/>
    <w:rsid w:val="008C2770"/>
    <w:rsid w:val="008D6702"/>
    <w:rsid w:val="008E5156"/>
    <w:rsid w:val="008E7636"/>
    <w:rsid w:val="008F2164"/>
    <w:rsid w:val="008F5548"/>
    <w:rsid w:val="009024E2"/>
    <w:rsid w:val="00921171"/>
    <w:rsid w:val="0093048A"/>
    <w:rsid w:val="0094361B"/>
    <w:rsid w:val="0096003B"/>
    <w:rsid w:val="00962336"/>
    <w:rsid w:val="00971DE4"/>
    <w:rsid w:val="00984E07"/>
    <w:rsid w:val="00985826"/>
    <w:rsid w:val="00990039"/>
    <w:rsid w:val="009904E3"/>
    <w:rsid w:val="00995A07"/>
    <w:rsid w:val="00995CBA"/>
    <w:rsid w:val="00995F31"/>
    <w:rsid w:val="009A5225"/>
    <w:rsid w:val="009B2047"/>
    <w:rsid w:val="009B667F"/>
    <w:rsid w:val="009C0F57"/>
    <w:rsid w:val="009D1054"/>
    <w:rsid w:val="009D5DC8"/>
    <w:rsid w:val="009E3BDD"/>
    <w:rsid w:val="009E5B38"/>
    <w:rsid w:val="009F3912"/>
    <w:rsid w:val="009F55C0"/>
    <w:rsid w:val="00A005D9"/>
    <w:rsid w:val="00A02055"/>
    <w:rsid w:val="00A04CB5"/>
    <w:rsid w:val="00A10510"/>
    <w:rsid w:val="00A12C7C"/>
    <w:rsid w:val="00A15A1C"/>
    <w:rsid w:val="00A20062"/>
    <w:rsid w:val="00A245C7"/>
    <w:rsid w:val="00A25405"/>
    <w:rsid w:val="00A305B1"/>
    <w:rsid w:val="00A345BB"/>
    <w:rsid w:val="00A365FA"/>
    <w:rsid w:val="00A37ADB"/>
    <w:rsid w:val="00A45A56"/>
    <w:rsid w:val="00A75665"/>
    <w:rsid w:val="00A777FC"/>
    <w:rsid w:val="00A86008"/>
    <w:rsid w:val="00A908BA"/>
    <w:rsid w:val="00A923DA"/>
    <w:rsid w:val="00A96115"/>
    <w:rsid w:val="00AA54F5"/>
    <w:rsid w:val="00AA581E"/>
    <w:rsid w:val="00AA7631"/>
    <w:rsid w:val="00AC21C1"/>
    <w:rsid w:val="00AC527A"/>
    <w:rsid w:val="00AD0B20"/>
    <w:rsid w:val="00AE26ED"/>
    <w:rsid w:val="00AE405E"/>
    <w:rsid w:val="00AE55AE"/>
    <w:rsid w:val="00AE69FC"/>
    <w:rsid w:val="00AF33AC"/>
    <w:rsid w:val="00AF4269"/>
    <w:rsid w:val="00B0358D"/>
    <w:rsid w:val="00B10D15"/>
    <w:rsid w:val="00B23BC3"/>
    <w:rsid w:val="00B25BB4"/>
    <w:rsid w:val="00B271F1"/>
    <w:rsid w:val="00B44174"/>
    <w:rsid w:val="00B44866"/>
    <w:rsid w:val="00B52587"/>
    <w:rsid w:val="00B67876"/>
    <w:rsid w:val="00B818FD"/>
    <w:rsid w:val="00B839DD"/>
    <w:rsid w:val="00BA1FD0"/>
    <w:rsid w:val="00BA2C1D"/>
    <w:rsid w:val="00BB3180"/>
    <w:rsid w:val="00BB56D4"/>
    <w:rsid w:val="00BB5F8F"/>
    <w:rsid w:val="00BC6630"/>
    <w:rsid w:val="00BE4433"/>
    <w:rsid w:val="00BF735E"/>
    <w:rsid w:val="00C007B1"/>
    <w:rsid w:val="00C04D08"/>
    <w:rsid w:val="00C07F4D"/>
    <w:rsid w:val="00C14563"/>
    <w:rsid w:val="00C22ED0"/>
    <w:rsid w:val="00C3551A"/>
    <w:rsid w:val="00C41355"/>
    <w:rsid w:val="00C442FF"/>
    <w:rsid w:val="00C443A3"/>
    <w:rsid w:val="00C57CAC"/>
    <w:rsid w:val="00C769DF"/>
    <w:rsid w:val="00C8286E"/>
    <w:rsid w:val="00C8418F"/>
    <w:rsid w:val="00C954A3"/>
    <w:rsid w:val="00C95935"/>
    <w:rsid w:val="00CA2C41"/>
    <w:rsid w:val="00CC27D7"/>
    <w:rsid w:val="00CC6E19"/>
    <w:rsid w:val="00CD5946"/>
    <w:rsid w:val="00CD69A8"/>
    <w:rsid w:val="00CD77AE"/>
    <w:rsid w:val="00CE409C"/>
    <w:rsid w:val="00CE6353"/>
    <w:rsid w:val="00CE6E6A"/>
    <w:rsid w:val="00CE7813"/>
    <w:rsid w:val="00D12777"/>
    <w:rsid w:val="00D2091B"/>
    <w:rsid w:val="00D517CC"/>
    <w:rsid w:val="00D63B0C"/>
    <w:rsid w:val="00D731F8"/>
    <w:rsid w:val="00D7389F"/>
    <w:rsid w:val="00D76BE7"/>
    <w:rsid w:val="00D76C88"/>
    <w:rsid w:val="00D806C7"/>
    <w:rsid w:val="00D958DE"/>
    <w:rsid w:val="00DA313B"/>
    <w:rsid w:val="00DB12CC"/>
    <w:rsid w:val="00DB1480"/>
    <w:rsid w:val="00DB2461"/>
    <w:rsid w:val="00DB6D41"/>
    <w:rsid w:val="00DC099A"/>
    <w:rsid w:val="00DC69CE"/>
    <w:rsid w:val="00DE7528"/>
    <w:rsid w:val="00DF26CB"/>
    <w:rsid w:val="00E00184"/>
    <w:rsid w:val="00E00B8D"/>
    <w:rsid w:val="00E027B0"/>
    <w:rsid w:val="00E11298"/>
    <w:rsid w:val="00E12271"/>
    <w:rsid w:val="00E17010"/>
    <w:rsid w:val="00E21C55"/>
    <w:rsid w:val="00E24218"/>
    <w:rsid w:val="00E3164E"/>
    <w:rsid w:val="00E32621"/>
    <w:rsid w:val="00E335F0"/>
    <w:rsid w:val="00E56E97"/>
    <w:rsid w:val="00E66002"/>
    <w:rsid w:val="00E66D80"/>
    <w:rsid w:val="00E67E17"/>
    <w:rsid w:val="00E75992"/>
    <w:rsid w:val="00E7699E"/>
    <w:rsid w:val="00E77252"/>
    <w:rsid w:val="00E91DA6"/>
    <w:rsid w:val="00E973D7"/>
    <w:rsid w:val="00EA1406"/>
    <w:rsid w:val="00EB3EE8"/>
    <w:rsid w:val="00EC015B"/>
    <w:rsid w:val="00EC35ED"/>
    <w:rsid w:val="00EC3D3E"/>
    <w:rsid w:val="00ED0FF2"/>
    <w:rsid w:val="00ED4FD7"/>
    <w:rsid w:val="00EF12FA"/>
    <w:rsid w:val="00EF3894"/>
    <w:rsid w:val="00F05D8F"/>
    <w:rsid w:val="00F07FB0"/>
    <w:rsid w:val="00F113F0"/>
    <w:rsid w:val="00F12050"/>
    <w:rsid w:val="00F17EB9"/>
    <w:rsid w:val="00F25303"/>
    <w:rsid w:val="00F45005"/>
    <w:rsid w:val="00F71D76"/>
    <w:rsid w:val="00F74F86"/>
    <w:rsid w:val="00FA13C2"/>
    <w:rsid w:val="00FB05D4"/>
    <w:rsid w:val="00FB5B74"/>
    <w:rsid w:val="00FC3A78"/>
    <w:rsid w:val="00FC5F2B"/>
    <w:rsid w:val="00FD668D"/>
    <w:rsid w:val="00FD7149"/>
    <w:rsid w:val="00FE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E66DC"/>
  <w15:docId w15:val="{903AE04E-63FD-4526-BC8B-4E6DBAC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BodyText">
    <w:name w:val="Body Text"/>
    <w:basedOn w:val="Normal"/>
    <w:pPr>
      <w:widowControl w:val="0"/>
      <w:autoSpaceDE w:val="0"/>
      <w:spacing w:after="0" w:line="240" w:lineRule="auto"/>
    </w:pPr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character" w:customStyle="1" w:styleId="BodyTextChar">
    <w:name w:val="Body Text Char"/>
    <w:basedOn w:val="DefaultParagraphFont"/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paragraph" w:styleId="Header">
    <w:name w:val="head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customXml/itemProps3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Llewellyn</dc:creator>
  <dc:description/>
  <cp:lastModifiedBy>MD Reyad Hossain</cp:lastModifiedBy>
  <cp:revision>8</cp:revision>
  <cp:lastPrinted>2025-01-28T14:19:00Z</cp:lastPrinted>
  <dcterms:created xsi:type="dcterms:W3CDTF">2025-02-27T11:52:00Z</dcterms:created>
  <dcterms:modified xsi:type="dcterms:W3CDTF">2025-06-06T06:39:00Z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ediaServiceImageTags">
    <vt:lpwstr/>
  </property>
  <property fmtid="{D5CDD505-2E9C-101B-9397-08002B2CF9AE}" pid="4" name="MFiles_PG9197AEF98C1A4A63885BD648FADA6171n1_PG0D54DF1FD7D94B6F90E128BAB1116476">
    <vt:lpwstr>[ISO Certificate Scope]</vt:lpwstr>
  </property>
  <property fmtid="{D5CDD505-2E9C-101B-9397-08002B2CF9AE}" pid="5" name="MFiles_PG9197AEF98C1A4A63885BD648FADA6171n1_PG10E6986151A549AC8223DC56732DA9ED">
    <vt:lpwstr>[Certificate Number]</vt:lpwstr>
  </property>
  <property fmtid="{D5CDD505-2E9C-101B-9397-08002B2CF9AE}" pid="6" name="MFiles_PG03081CE9475F4DE992CC553A2DDFBE0Bn1_PG27BD0FE224934EB1A6AA3AF5631FB7B2">
    <vt:lpwstr>[Related ISO Certificate Holder]</vt:lpwstr>
  </property>
  <property fmtid="{D5CDD505-2E9C-101B-9397-08002B2CF9AE}" pid="7" name="MFiles_PG03081CE9475F4DE992CC553A2DDFBE0Bn1_PG66B78EE1CC5A436C889C33A5CDD5DF2B">
    <vt:lpwstr>[Address (line 1)]</vt:lpwstr>
  </property>
  <property fmtid="{D5CDD505-2E9C-101B-9397-08002B2CF9AE}" pid="8" name="MFiles_PG03081CE9475F4DE992CC553A2DDFBE0Bn1_PG3AC5DB4D3EE7446A84C7E138E55E8952">
    <vt:lpwstr>[Address (line 2)]</vt:lpwstr>
  </property>
  <property fmtid="{D5CDD505-2E9C-101B-9397-08002B2CF9AE}" pid="9" name="MFiles_PG03081CE9475F4DE992CC553A2DDFBE0Bn1_PGF251E162740242C88F7FF5252340EAC6">
    <vt:lpwstr>[Address (line 3)]</vt:lpwstr>
  </property>
  <property fmtid="{D5CDD505-2E9C-101B-9397-08002B2CF9AE}" pid="10" name="MFiles_PG03081CE9475F4DE992CC553A2DDFBE0Bn1_PG5A1C9EDE5492470A8D51762AC5870348">
    <vt:lpwstr>[City]</vt:lpwstr>
  </property>
  <property fmtid="{D5CDD505-2E9C-101B-9397-08002B2CF9AE}" pid="11" name="MFiles_PG03081CE9475F4DE992CC553A2DDFBE0Bn1_PGB4E103ACA9E04EBD914E219B8EA0E47F">
    <vt:lpwstr>[County]</vt:lpwstr>
  </property>
  <property fmtid="{D5CDD505-2E9C-101B-9397-08002B2CF9AE}" pid="12" name="MFiles_PG03081CE9475F4DE992CC553A2DDFBE0Bn1_PG89644B04E30C4B2FADDC6DEF66A7DBDF">
    <vt:lpwstr>[Post Code]</vt:lpwstr>
  </property>
  <property fmtid="{D5CDD505-2E9C-101B-9397-08002B2CF9AE}" pid="13" name="MFiles_PG03081CE9475F4DE992CC553A2DDFBE0Bn1_PG181E7F4A25834341B5E91C28E36D59F6">
    <vt:lpwstr>[Country]</vt:lpwstr>
  </property>
  <property fmtid="{D5CDD505-2E9C-101B-9397-08002B2CF9AE}" pid="14" name="MFiles_PG9197AEF98C1A4A63885BD648FADA6171n1_PG3C093C6B08944B25A5BC653F58A75ADA">
    <vt:lpwstr>[First Issue Date]</vt:lpwstr>
  </property>
  <property fmtid="{D5CDD505-2E9C-101B-9397-08002B2CF9AE}" pid="15" name="MFiles_PG9197AEF98C1A4A63885BD648FADA6171n1_PG089F33CE3D6E47CA945018610A3F027E">
    <vt:lpwstr>[Interface Issue Date]</vt:lpwstr>
  </property>
  <property fmtid="{D5CDD505-2E9C-101B-9397-08002B2CF9AE}" pid="16" name="MFiles_PG9197AEF98C1A4A63885BD648FADA6171n1_PGDFD9CBEF32E54513953440AADDBBCF17">
    <vt:lpwstr>[Expiry Date]</vt:lpwstr>
  </property>
</Properties>
</file>